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691C1C83" w:rsidR="00223A2A" w:rsidRDefault="00105CFA">
      <w:pPr>
        <w:pStyle w:val="Nadpis1"/>
        <w:numPr>
          <w:ilvl w:val="0"/>
          <w:numId w:val="3"/>
        </w:numPr>
        <w:rPr>
          <w:lang w:val="en-US"/>
        </w:rPr>
      </w:pPr>
      <w:r w:rsidRPr="00C75E91">
        <w:rPr>
          <w:lang w:val="en-US"/>
        </w:rPr>
        <w:t>Preface</w:t>
      </w:r>
    </w:p>
    <w:p w14:paraId="767EB4FD" w14:textId="04AD2A3E" w:rsidR="0071176A" w:rsidRDefault="00DF499B">
      <w:pPr>
        <w:ind w:firstLine="0"/>
        <w:rPr>
          <w:lang w:val="en-US"/>
        </w:rPr>
        <w:pPrChange w:id="0" w:author="janecp00" w:date="2020-02-13T06:55:00Z">
          <w:pPr/>
        </w:pPrChange>
      </w:pPr>
      <w:commentRangeStart w:id="1"/>
      <w:r>
        <w:rPr>
          <w:lang w:val="en-US"/>
        </w:rPr>
        <w:t xml:space="preserve">In the 21st </w:t>
      </w:r>
      <w:commentRangeEnd w:id="1"/>
      <w:r w:rsidR="004A311C">
        <w:rPr>
          <w:rStyle w:val="Odkaznakoment"/>
        </w:rPr>
        <w:commentReference w:id="1"/>
      </w:r>
      <w:r>
        <w:rPr>
          <w:lang w:val="en-US"/>
        </w:rPr>
        <w:t>century, people are used to travel as never before. Thanks to globalization, ability to speak foreign languages, especially English, it is easy to visit places that our older generation could just dream about. The trend living like local is becoming more and more desirable</w:t>
      </w:r>
      <w:r w:rsidR="00474225">
        <w:rPr>
          <w:lang w:val="en-US"/>
        </w:rPr>
        <w:t xml:space="preserve"> and platforms for shared accommodation seem to be a way, how to achieve this desire. It is not all about shared accommodation but about shared economy in general. People want to share cars, bikes, tools and so one.</w:t>
      </w:r>
    </w:p>
    <w:p w14:paraId="543E06E8" w14:textId="5AECB237" w:rsidR="0071176A" w:rsidRDefault="1E71B9BF">
      <w:pPr>
        <w:ind w:firstLine="0"/>
        <w:rPr>
          <w:lang w:val="en-US"/>
        </w:rPr>
        <w:pPrChange w:id="2" w:author="janecp00" w:date="2020-02-13T06:55:00Z">
          <w:pPr/>
        </w:pPrChange>
      </w:pPr>
      <w:r w:rsidRPr="1E71B9BF">
        <w:rPr>
          <w:lang w:val="en-US"/>
        </w:rPr>
        <w:t>This thesis is focused primarily on shared accommodation, the research itself is focused just on AirBnB.</w:t>
      </w:r>
    </w:p>
    <w:p w14:paraId="16160566" w14:textId="32FD2028" w:rsidR="0071176A" w:rsidRPr="00C75E91" w:rsidRDefault="0071176A">
      <w:pPr>
        <w:ind w:firstLine="0"/>
        <w:rPr>
          <w:lang w:val="en-US"/>
        </w:rPr>
        <w:pPrChange w:id="3" w:author="janecp00" w:date="2020-02-13T06:55:00Z">
          <w:pPr/>
        </w:pPrChange>
      </w:pPr>
      <w:r w:rsidRPr="00C75E91">
        <w:rPr>
          <w:lang w:val="en-US"/>
        </w:rPr>
        <w:t xml:space="preserve">The first part of the thesis describes tourism prerequisites, localization, selective and realization assumptions. The next part of the paper is focused on the basic concept of a shared economy, advantages and disadvantages. The </w:t>
      </w:r>
      <w:r w:rsidR="00404EFB">
        <w:rPr>
          <w:lang w:val="en-US"/>
        </w:rPr>
        <w:t>thesis</w:t>
      </w:r>
      <w:r w:rsidR="00404EFB" w:rsidRPr="00C75E91">
        <w:rPr>
          <w:lang w:val="en-US"/>
        </w:rPr>
        <w:t xml:space="preserve"> </w:t>
      </w:r>
      <w:r w:rsidRPr="00C75E91">
        <w:rPr>
          <w:lang w:val="en-US"/>
        </w:rPr>
        <w:t>contains a description of key players of shared economy in the Czech Republic such as Uber, SharyGo and Rekola. Big part of the theoretical part is dedicated to shared accommodation, especially AirBnB, Homeaway and Couchsurfing. The two biggest providers of shared accommodation, AirBnB and Homeaway are compared and the last part is focused on the regulation of AirBnB and future of AirBnB in Prague</w:t>
      </w:r>
      <w:r w:rsidR="00404EFB">
        <w:rPr>
          <w:lang w:val="en-US"/>
        </w:rPr>
        <w:t xml:space="preserve"> as a case study for future use</w:t>
      </w:r>
      <w:r w:rsidRPr="00C75E91">
        <w:rPr>
          <w:lang w:val="en-US"/>
        </w:rPr>
        <w:t>.</w:t>
      </w:r>
    </w:p>
    <w:p w14:paraId="7035C5FF" w14:textId="4758A1BD" w:rsidR="0071176A" w:rsidRPr="00C75E91" w:rsidRDefault="0071176A" w:rsidP="0071176A">
      <w:pPr>
        <w:rPr>
          <w:lang w:val="en-US"/>
        </w:rPr>
      </w:pPr>
      <w:r w:rsidRPr="00C75E91">
        <w:rPr>
          <w:lang w:val="en-US"/>
        </w:rPr>
        <w:t>The</w:t>
      </w:r>
      <w:r w:rsidR="00474225">
        <w:rPr>
          <w:lang w:val="en-US"/>
        </w:rPr>
        <w:t xml:space="preserve"> thesis continues with practical part firstly providing</w:t>
      </w:r>
      <w:r w:rsidRPr="00C75E91">
        <w:rPr>
          <w:lang w:val="en-US"/>
        </w:rPr>
        <w:t xml:space="preserve"> information about the area of research, Madeira, and all the assumptions mentioned in the paragraph above. Next, the paper continues with the research. The research itself was divided into a few sections. The first section was based on online questionings and the second on individual interviews. Online </w:t>
      </w:r>
      <w:r w:rsidR="008D2C90" w:rsidRPr="00C75E91">
        <w:rPr>
          <w:lang w:val="en-US"/>
        </w:rPr>
        <w:t>que</w:t>
      </w:r>
      <w:r w:rsidR="008D2C90">
        <w:rPr>
          <w:lang w:val="en-US"/>
        </w:rPr>
        <w:t>stionnaire survey</w:t>
      </w:r>
      <w:r w:rsidR="008D2C90" w:rsidRPr="00C75E91">
        <w:rPr>
          <w:lang w:val="en-US"/>
        </w:rPr>
        <w:t xml:space="preserve"> </w:t>
      </w:r>
      <w:r w:rsidRPr="00C75E91">
        <w:rPr>
          <w:lang w:val="en-US"/>
        </w:rPr>
        <w:t xml:space="preserve">was split up into two parts, the first part was focused on providers of shared accommodation on the island of Madeira, </w:t>
      </w:r>
      <w:r w:rsidR="00164901" w:rsidRPr="00C75E91">
        <w:rPr>
          <w:lang w:val="en-US"/>
        </w:rPr>
        <w:t>and the</w:t>
      </w:r>
      <w:r w:rsidRPr="00C75E91">
        <w:rPr>
          <w:lang w:val="en-US"/>
        </w:rPr>
        <w:t xml:space="preserve"> second part was focused on visitors from all over the world, who use shared accommodation. The base of individual interviews was similar to the questionnaire for visitors, but it was directed more in-depth.</w:t>
      </w:r>
    </w:p>
    <w:p w14:paraId="00000002" w14:textId="7F8693D9" w:rsidR="00223A2A" w:rsidRDefault="00105CFA">
      <w:pPr>
        <w:rPr>
          <w:lang w:val="en-US"/>
        </w:rPr>
      </w:pPr>
      <w:r w:rsidRPr="00C75E91">
        <w:rPr>
          <w:lang w:val="en-US"/>
        </w:rPr>
        <w:br w:type="page"/>
      </w:r>
    </w:p>
    <w:p w14:paraId="00000003" w14:textId="07D2588A" w:rsidR="00223A2A" w:rsidRDefault="00105CFA">
      <w:pPr>
        <w:pStyle w:val="Nadpis1"/>
        <w:numPr>
          <w:ilvl w:val="0"/>
          <w:numId w:val="3"/>
        </w:numPr>
        <w:rPr>
          <w:lang w:val="en-US"/>
        </w:rPr>
      </w:pPr>
      <w:r w:rsidRPr="00C75E91">
        <w:rPr>
          <w:lang w:val="en-US"/>
        </w:rPr>
        <w:lastRenderedPageBreak/>
        <w:t>Literature review</w:t>
      </w:r>
    </w:p>
    <w:p w14:paraId="2B9B5AF5" w14:textId="52DB33EB" w:rsidR="00401320" w:rsidRPr="00401320" w:rsidRDefault="00401320" w:rsidP="00401320">
      <w:pPr>
        <w:rPr>
          <w:lang w:val="en-US"/>
        </w:rPr>
      </w:pPr>
      <w:r>
        <w:rPr>
          <w:lang w:val="en-US"/>
        </w:rPr>
        <w:t xml:space="preserve">The literature review offers the basic understanding about tourism itself followed by information about </w:t>
      </w:r>
      <w:commentRangeStart w:id="4"/>
      <w:r>
        <w:rPr>
          <w:lang w:val="en-US"/>
        </w:rPr>
        <w:t>shared economy</w:t>
      </w:r>
      <w:commentRangeEnd w:id="4"/>
      <w:r w:rsidR="008A46AE">
        <w:rPr>
          <w:rStyle w:val="Odkaznakoment"/>
        </w:rPr>
        <w:commentReference w:id="4"/>
      </w:r>
      <w:r>
        <w:rPr>
          <w:lang w:val="en-US"/>
        </w:rPr>
        <w:t>, bigger focus is then on shared accommodation. The literature review also targets on the regulation of AirBnB in the world and the situation with AirBnB in the capital of the Czech Republic, Prague.</w:t>
      </w:r>
    </w:p>
    <w:p w14:paraId="00000004" w14:textId="77777777" w:rsidR="00223A2A" w:rsidRPr="00C75E91" w:rsidRDefault="00105CFA">
      <w:pPr>
        <w:pStyle w:val="Nadpis2"/>
        <w:numPr>
          <w:ilvl w:val="1"/>
          <w:numId w:val="3"/>
        </w:numPr>
        <w:rPr>
          <w:lang w:val="en-US"/>
        </w:rPr>
      </w:pPr>
      <w:r w:rsidRPr="00C75E91">
        <w:rPr>
          <w:lang w:val="en-US"/>
        </w:rPr>
        <w:t>Tourism</w:t>
      </w:r>
    </w:p>
    <w:p w14:paraId="00000006" w14:textId="69D90C70" w:rsidR="00223A2A" w:rsidRPr="00C75E91" w:rsidRDefault="00105CFA">
      <w:pPr>
        <w:rPr>
          <w:lang w:val="en-US"/>
        </w:rPr>
      </w:pPr>
      <w:r w:rsidRPr="00C75E91">
        <w:rPr>
          <w:lang w:val="en-US"/>
        </w:rPr>
        <w:t>The idea of travelling is known for thousands of years. People were travelling no matter war, hunger, suitable routes. For some nations, travelling has become a way of life, they were traveling because of climate change, food, water. One of the first famous travellers is Marco Polo, but the beginnings of modern tourism are dated from the 18th century when Thomas Cook started to organize tours for people. (Beránek, 2013)</w:t>
      </w:r>
      <w:r w:rsidR="00404EFB">
        <w:rPr>
          <w:lang w:val="en-US"/>
        </w:rPr>
        <w:t xml:space="preserve"> </w:t>
      </w:r>
      <w:r w:rsidRPr="00C75E91">
        <w:rPr>
          <w:lang w:val="en-US"/>
        </w:rPr>
        <w:t>Tourism is one of the world's most important economic sectors, that create opportunities often without big investment and adds values in many ways. Tourism is a cross-sectional sector, that means that tourism has an effect on many other sectors, for example, transportation, agricultural, construction, translator services, hospitality. (Ryglová, Burian &amp; Vajčnerová, 2011)</w:t>
      </w:r>
    </w:p>
    <w:p w14:paraId="00000009" w14:textId="2E478CE1" w:rsidR="00223A2A" w:rsidRPr="00C75E91" w:rsidRDefault="00105CFA">
      <w:pPr>
        <w:rPr>
          <w:i/>
          <w:lang w:val="en-US"/>
        </w:rPr>
      </w:pPr>
      <w:r w:rsidRPr="00C75E91">
        <w:rPr>
          <w:lang w:val="en-US"/>
        </w:rPr>
        <w:t>Tourism has many definitions. The basic understanding of tourism is the short-term movement of people to other places than their homes to spend their time with enjoyable activity. The definition sounds simple, but does not include all the aspect of tourism, for example travelling for work is not considered as tourism. It is also not easy to determine how far has the person travel or how much time people spend in the destination. (Horner &amp; Swarbrooke, 2003)</w:t>
      </w:r>
      <w:r w:rsidR="00404EFB">
        <w:rPr>
          <w:lang w:val="en-US"/>
        </w:rPr>
        <w:t xml:space="preserve"> </w:t>
      </w:r>
      <w:r w:rsidRPr="00C75E91">
        <w:rPr>
          <w:lang w:val="en-US"/>
        </w:rPr>
        <w:t xml:space="preserve">UNWTO defines tourism as following </w:t>
      </w:r>
      <w:r w:rsidRPr="00C75E91">
        <w:rPr>
          <w:i/>
          <w:lang w:val="en-US"/>
        </w:rPr>
        <w:t>„Tourism comprises the activities of persons travelling to and staying in places outside their usual environment for not more than one consecutive year for leisure, business and other purposes.”</w:t>
      </w:r>
      <w:r w:rsidR="00404EFB">
        <w:rPr>
          <w:i/>
          <w:lang w:val="en-US"/>
        </w:rPr>
        <w:t xml:space="preserve"> </w:t>
      </w:r>
      <w:r w:rsidRPr="00C75E91">
        <w:rPr>
          <w:lang w:val="en-US"/>
        </w:rPr>
        <w:t xml:space="preserve">Second, more extensive definition of UNWTO says </w:t>
      </w:r>
      <w:r w:rsidRPr="00C75E91">
        <w:rPr>
          <w:i/>
          <w:lang w:val="en-US"/>
        </w:rPr>
        <w:t xml:space="preserve">“Tourism is a social, cultural and economic phenomenon which entails the movement of people to countries or places outside their usual environment for personal or business/professional purposes. These people are called visitors (which may be either tourists or excursionists; residents or non-residents) and tourism has to do with their activities, some of which imply tourism expenditure” </w:t>
      </w:r>
      <w:r w:rsidR="008C77C5" w:rsidRPr="00C75E91">
        <w:rPr>
          <w:lang w:val="en-US"/>
        </w:rPr>
        <w:t>(UNWTO, 2019</w:t>
      </w:r>
      <w:r w:rsidRPr="00C75E91">
        <w:rPr>
          <w:lang w:val="en-US"/>
        </w:rPr>
        <w:t>)</w:t>
      </w:r>
      <w:r w:rsidRPr="00C75E91">
        <w:rPr>
          <w:lang w:val="en-US"/>
        </w:rPr>
        <w:br w:type="page"/>
      </w:r>
    </w:p>
    <w:p w14:paraId="0000000A" w14:textId="77777777" w:rsidR="00223A2A" w:rsidRPr="00C75E91" w:rsidRDefault="00105CFA">
      <w:pPr>
        <w:pStyle w:val="Nadpis2"/>
        <w:numPr>
          <w:ilvl w:val="1"/>
          <w:numId w:val="3"/>
        </w:numPr>
        <w:rPr>
          <w:lang w:val="en-US"/>
        </w:rPr>
      </w:pPr>
      <w:r w:rsidRPr="00C75E91">
        <w:rPr>
          <w:lang w:val="en-US"/>
        </w:rPr>
        <w:lastRenderedPageBreak/>
        <w:t>Tourism prerequisites</w:t>
      </w:r>
    </w:p>
    <w:p w14:paraId="0000000C" w14:textId="1FBAF1D0" w:rsidR="00223A2A" w:rsidRPr="00C75E91" w:rsidRDefault="00105CFA">
      <w:pPr>
        <w:rPr>
          <w:lang w:val="en-US"/>
        </w:rPr>
      </w:pPr>
      <w:r w:rsidRPr="00C75E91">
        <w:rPr>
          <w:lang w:val="en-US"/>
        </w:rPr>
        <w:t xml:space="preserve">In tourism, there are prerequisites that affect the existence and development of tourism.  Assumptions are localization, selective and realization. </w:t>
      </w:r>
    </w:p>
    <w:p w14:paraId="0000000D" w14:textId="77777777" w:rsidR="00223A2A" w:rsidRPr="00C75E91" w:rsidRDefault="00105CFA">
      <w:pPr>
        <w:pStyle w:val="Nadpis3"/>
        <w:numPr>
          <w:ilvl w:val="2"/>
          <w:numId w:val="3"/>
        </w:numPr>
        <w:rPr>
          <w:lang w:val="en-US"/>
        </w:rPr>
      </w:pPr>
      <w:r w:rsidRPr="00C75E91">
        <w:rPr>
          <w:lang w:val="en-US"/>
        </w:rPr>
        <w:t>Localization assumptions</w:t>
      </w:r>
    </w:p>
    <w:p w14:paraId="0000000E" w14:textId="77777777" w:rsidR="00223A2A" w:rsidRPr="00C75E91" w:rsidRDefault="00105CFA">
      <w:pPr>
        <w:ind w:firstLine="0"/>
        <w:rPr>
          <w:lang w:val="en-US"/>
        </w:rPr>
      </w:pPr>
      <w:r w:rsidRPr="00C75E91">
        <w:rPr>
          <w:lang w:val="en-US"/>
        </w:rPr>
        <w:t>Localization assumptions decide about function of tourism in a specific area, from a natural and cultural point. They are limited and have a positive or negative influence for next development. These assumptions include the place where tourism can be developed, and it depends on geography and historical evolution of the area.</w:t>
      </w:r>
    </w:p>
    <w:p w14:paraId="00000010" w14:textId="77777777" w:rsidR="00223A2A" w:rsidRPr="00C75E91" w:rsidRDefault="00105CFA">
      <w:pPr>
        <w:ind w:firstLine="0"/>
        <w:rPr>
          <w:lang w:val="en-US"/>
        </w:rPr>
      </w:pPr>
      <w:r w:rsidRPr="00C75E91">
        <w:rPr>
          <w:lang w:val="en-US"/>
        </w:rPr>
        <w:t xml:space="preserve">Natural conditions are relatively stable, cannot be changed. Climate is one of the main conditions of tourism realization (temperature, sunshine, humidity) and dependent on geography. </w:t>
      </w:r>
    </w:p>
    <w:p w14:paraId="00000011" w14:textId="77777777" w:rsidR="00223A2A" w:rsidRPr="00C75E91" w:rsidRDefault="00105CFA">
      <w:pPr>
        <w:numPr>
          <w:ilvl w:val="0"/>
          <w:numId w:val="2"/>
        </w:numPr>
        <w:pBdr>
          <w:top w:val="nil"/>
          <w:left w:val="nil"/>
          <w:bottom w:val="nil"/>
          <w:right w:val="nil"/>
          <w:between w:val="nil"/>
        </w:pBdr>
        <w:spacing w:after="0"/>
        <w:rPr>
          <w:lang w:val="en-US"/>
        </w:rPr>
      </w:pPr>
      <w:r w:rsidRPr="00C75E91">
        <w:rPr>
          <w:color w:val="000000"/>
          <w:lang w:val="en-US"/>
        </w:rPr>
        <w:t>Geography</w:t>
      </w:r>
    </w:p>
    <w:p w14:paraId="00000012" w14:textId="77777777" w:rsidR="00223A2A" w:rsidRPr="00C75E91" w:rsidRDefault="00105CFA">
      <w:pPr>
        <w:numPr>
          <w:ilvl w:val="0"/>
          <w:numId w:val="2"/>
        </w:numPr>
        <w:pBdr>
          <w:top w:val="nil"/>
          <w:left w:val="nil"/>
          <w:bottom w:val="nil"/>
          <w:right w:val="nil"/>
          <w:between w:val="nil"/>
        </w:pBdr>
        <w:spacing w:after="0"/>
        <w:rPr>
          <w:lang w:val="en-US"/>
        </w:rPr>
      </w:pPr>
      <w:r w:rsidRPr="00C75E91">
        <w:rPr>
          <w:color w:val="000000"/>
          <w:lang w:val="en-US"/>
        </w:rPr>
        <w:t>Climate</w:t>
      </w:r>
    </w:p>
    <w:p w14:paraId="00000013" w14:textId="77777777" w:rsidR="00223A2A" w:rsidRPr="00C75E91" w:rsidRDefault="00105CFA">
      <w:pPr>
        <w:numPr>
          <w:ilvl w:val="0"/>
          <w:numId w:val="2"/>
        </w:numPr>
        <w:pBdr>
          <w:top w:val="nil"/>
          <w:left w:val="nil"/>
          <w:bottom w:val="nil"/>
          <w:right w:val="nil"/>
          <w:between w:val="nil"/>
        </w:pBdr>
        <w:spacing w:after="0"/>
        <w:rPr>
          <w:lang w:val="en-US"/>
        </w:rPr>
      </w:pPr>
      <w:r w:rsidRPr="00C75E91">
        <w:rPr>
          <w:color w:val="000000"/>
          <w:lang w:val="en-US"/>
        </w:rPr>
        <w:t>Fauna and Flora</w:t>
      </w:r>
    </w:p>
    <w:p w14:paraId="00000014" w14:textId="0D4EF275" w:rsidR="00223A2A" w:rsidRPr="00B8079A" w:rsidRDefault="00105CFA">
      <w:pPr>
        <w:numPr>
          <w:ilvl w:val="0"/>
          <w:numId w:val="2"/>
        </w:numPr>
        <w:pBdr>
          <w:top w:val="nil"/>
          <w:left w:val="nil"/>
          <w:bottom w:val="nil"/>
          <w:right w:val="nil"/>
          <w:between w:val="nil"/>
        </w:pBdr>
        <w:spacing w:after="0"/>
        <w:rPr>
          <w:lang w:val="en-US"/>
        </w:rPr>
      </w:pPr>
      <w:r w:rsidRPr="00C75E91">
        <w:rPr>
          <w:color w:val="000000"/>
          <w:lang w:val="en-US"/>
        </w:rPr>
        <w:t>Hydrological conditions</w:t>
      </w:r>
    </w:p>
    <w:p w14:paraId="28B81965" w14:textId="77777777" w:rsidR="00B8079A" w:rsidRPr="00C75E91" w:rsidRDefault="00B8079A" w:rsidP="00B8079A">
      <w:pPr>
        <w:pBdr>
          <w:top w:val="nil"/>
          <w:left w:val="nil"/>
          <w:bottom w:val="nil"/>
          <w:right w:val="nil"/>
          <w:between w:val="nil"/>
        </w:pBdr>
        <w:spacing w:after="0"/>
        <w:ind w:left="720" w:firstLine="0"/>
        <w:rPr>
          <w:lang w:val="en-US"/>
        </w:rPr>
      </w:pPr>
    </w:p>
    <w:p w14:paraId="00000017" w14:textId="56D3902D" w:rsidR="00223A2A" w:rsidRPr="00C75E91" w:rsidRDefault="00105CFA">
      <w:pPr>
        <w:ind w:firstLine="0"/>
        <w:rPr>
          <w:lang w:val="en-US"/>
        </w:rPr>
      </w:pPr>
      <w:r w:rsidRPr="00C75E91">
        <w:rPr>
          <w:lang w:val="en-US"/>
        </w:rPr>
        <w:t>Cultural</w:t>
      </w:r>
      <w:r w:rsidR="00B8079A">
        <w:rPr>
          <w:lang w:val="en-US"/>
        </w:rPr>
        <w:t xml:space="preserve"> conditions are a</w:t>
      </w:r>
      <w:r w:rsidRPr="00C75E91">
        <w:rPr>
          <w:lang w:val="en-US"/>
        </w:rPr>
        <w:t>ttractivities that has been made by people</w:t>
      </w:r>
    </w:p>
    <w:p w14:paraId="00000018" w14:textId="77777777" w:rsidR="00223A2A" w:rsidRPr="00C75E91" w:rsidRDefault="00105CFA">
      <w:pPr>
        <w:numPr>
          <w:ilvl w:val="0"/>
          <w:numId w:val="4"/>
        </w:numPr>
        <w:pBdr>
          <w:top w:val="nil"/>
          <w:left w:val="nil"/>
          <w:bottom w:val="nil"/>
          <w:right w:val="nil"/>
          <w:between w:val="nil"/>
        </w:pBdr>
        <w:spacing w:after="0"/>
        <w:rPr>
          <w:lang w:val="en-US"/>
        </w:rPr>
      </w:pPr>
      <w:r w:rsidRPr="00C75E91">
        <w:rPr>
          <w:color w:val="000000"/>
          <w:lang w:val="en-US"/>
        </w:rPr>
        <w:t xml:space="preserve">Cultural and historical monument </w:t>
      </w:r>
    </w:p>
    <w:p w14:paraId="00000019" w14:textId="77777777" w:rsidR="00223A2A" w:rsidRPr="00C75E91" w:rsidRDefault="00105CFA">
      <w:pPr>
        <w:numPr>
          <w:ilvl w:val="0"/>
          <w:numId w:val="4"/>
        </w:numPr>
        <w:pBdr>
          <w:top w:val="nil"/>
          <w:left w:val="nil"/>
          <w:bottom w:val="nil"/>
          <w:right w:val="nil"/>
          <w:between w:val="nil"/>
        </w:pBdr>
        <w:spacing w:after="0"/>
        <w:rPr>
          <w:lang w:val="en-US"/>
        </w:rPr>
      </w:pPr>
      <w:r w:rsidRPr="00C75E91">
        <w:rPr>
          <w:color w:val="000000"/>
          <w:lang w:val="en-US"/>
        </w:rPr>
        <w:t>Cultural facilities and events (museums, theatres, galleries)</w:t>
      </w:r>
    </w:p>
    <w:p w14:paraId="0000001A" w14:textId="7310CD89" w:rsidR="00223A2A" w:rsidRPr="00C75E91" w:rsidRDefault="00105CFA">
      <w:pPr>
        <w:numPr>
          <w:ilvl w:val="0"/>
          <w:numId w:val="4"/>
        </w:numPr>
        <w:pBdr>
          <w:top w:val="nil"/>
          <w:left w:val="nil"/>
          <w:bottom w:val="nil"/>
          <w:right w:val="nil"/>
          <w:between w:val="nil"/>
        </w:pBdr>
        <w:rPr>
          <w:lang w:val="en-US"/>
        </w:rPr>
      </w:pPr>
      <w:r w:rsidRPr="00C75E91">
        <w:rPr>
          <w:lang w:val="en-US"/>
        </w:rPr>
        <w:t>Sports</w:t>
      </w:r>
      <w:r w:rsidRPr="00C75E91">
        <w:rPr>
          <w:color w:val="000000"/>
          <w:lang w:val="en-US"/>
        </w:rPr>
        <w:t xml:space="preserve"> facilities and events (stadiums, aqua-parks, Olympic games) (Hamarnehová, 2012) </w:t>
      </w:r>
    </w:p>
    <w:p w14:paraId="0000001B" w14:textId="09F46CD5" w:rsidR="00223A2A" w:rsidRPr="00C75E91" w:rsidRDefault="00223A2A">
      <w:pPr>
        <w:spacing w:after="160" w:line="259" w:lineRule="auto"/>
        <w:ind w:firstLine="0"/>
        <w:jc w:val="left"/>
        <w:rPr>
          <w:lang w:val="en-US"/>
        </w:rPr>
      </w:pPr>
    </w:p>
    <w:p w14:paraId="0000001C" w14:textId="77777777" w:rsidR="00223A2A" w:rsidRPr="00C75E91" w:rsidRDefault="00105CFA">
      <w:pPr>
        <w:pStyle w:val="Nadpis3"/>
        <w:numPr>
          <w:ilvl w:val="2"/>
          <w:numId w:val="3"/>
        </w:numPr>
        <w:rPr>
          <w:lang w:val="en-US"/>
        </w:rPr>
      </w:pPr>
      <w:r w:rsidRPr="00C75E91">
        <w:rPr>
          <w:lang w:val="en-US"/>
        </w:rPr>
        <w:t>Selective assumptions</w:t>
      </w:r>
    </w:p>
    <w:p w14:paraId="0000001D" w14:textId="77777777" w:rsidR="00223A2A" w:rsidRPr="00C75E91" w:rsidRDefault="00105CFA">
      <w:pPr>
        <w:ind w:firstLine="0"/>
        <w:rPr>
          <w:lang w:val="en-US"/>
        </w:rPr>
      </w:pPr>
      <w:r w:rsidRPr="00C75E91">
        <w:rPr>
          <w:lang w:val="en-US"/>
        </w:rPr>
        <w:t>Selective assumptions could be marked as stimulating, they stimulate the development of tourism based on demand. These assumptions express the competence of the area to participate in tourism, passively or actively and are divided into objective and subjective.</w:t>
      </w:r>
    </w:p>
    <w:p w14:paraId="0000001E" w14:textId="77777777" w:rsidR="00223A2A" w:rsidRPr="001632AA" w:rsidRDefault="00105CFA" w:rsidP="008D2C90">
      <w:pPr>
        <w:pStyle w:val="Odstavecseseznamem"/>
        <w:numPr>
          <w:ilvl w:val="0"/>
          <w:numId w:val="42"/>
        </w:numPr>
        <w:rPr>
          <w:lang w:val="en-US"/>
        </w:rPr>
      </w:pPr>
      <w:r w:rsidRPr="001632AA">
        <w:rPr>
          <w:lang w:val="en-US"/>
        </w:rPr>
        <w:t>Objective - Factors that influence tourism in the area</w:t>
      </w:r>
    </w:p>
    <w:p w14:paraId="0000001F" w14:textId="77777777" w:rsidR="00223A2A" w:rsidRPr="001632AA" w:rsidRDefault="00105CFA" w:rsidP="008D2C90">
      <w:pPr>
        <w:pStyle w:val="Odstavecseseznamem"/>
        <w:numPr>
          <w:ilvl w:val="0"/>
          <w:numId w:val="42"/>
        </w:numPr>
        <w:rPr>
          <w:lang w:val="en-US"/>
        </w:rPr>
      </w:pPr>
      <w:r w:rsidRPr="001632AA">
        <w:rPr>
          <w:lang w:val="en-US"/>
        </w:rPr>
        <w:t>Subjective - Factors that influence tourist decision about participation in tourism</w:t>
      </w:r>
    </w:p>
    <w:p w14:paraId="00000020" w14:textId="77777777" w:rsidR="00223A2A" w:rsidRPr="00C75E91" w:rsidRDefault="00105CFA" w:rsidP="008D2C90">
      <w:pPr>
        <w:pStyle w:val="Zdroje"/>
        <w:keepNext/>
        <w:ind w:firstLine="0"/>
        <w:jc w:val="left"/>
        <w:rPr>
          <w:lang w:val="en-US"/>
        </w:rPr>
      </w:pPr>
      <w:r w:rsidRPr="00C75E91">
        <w:rPr>
          <w:lang w:val="en-US"/>
        </w:rPr>
        <w:lastRenderedPageBreak/>
        <w:t>Table 1 Selective assumptions</w:t>
      </w:r>
    </w:p>
    <w:tbl>
      <w:tblPr>
        <w:tblStyle w:val="3"/>
        <w:tblW w:w="84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096"/>
      </w:tblGrid>
      <w:tr w:rsidR="00223A2A" w:rsidRPr="00C75E91" w14:paraId="14A7084A" w14:textId="77777777">
        <w:trPr>
          <w:jc w:val="center"/>
        </w:trPr>
        <w:tc>
          <w:tcPr>
            <w:tcW w:w="3397" w:type="dxa"/>
            <w:vAlign w:val="center"/>
          </w:tcPr>
          <w:p w14:paraId="00000021" w14:textId="77777777" w:rsidR="00223A2A" w:rsidRPr="00C75E91" w:rsidRDefault="00105CFA">
            <w:pPr>
              <w:pStyle w:val="Nadpis5"/>
              <w:outlineLvl w:val="4"/>
              <w:rPr>
                <w:lang w:val="en-US"/>
              </w:rPr>
            </w:pPr>
            <w:r w:rsidRPr="00C75E91">
              <w:rPr>
                <w:lang w:val="en-US"/>
              </w:rPr>
              <w:t>Objective</w:t>
            </w:r>
          </w:p>
        </w:tc>
        <w:tc>
          <w:tcPr>
            <w:tcW w:w="5096" w:type="dxa"/>
            <w:vAlign w:val="center"/>
          </w:tcPr>
          <w:p w14:paraId="00000022" w14:textId="77777777" w:rsidR="00223A2A" w:rsidRPr="00C75E91" w:rsidRDefault="00105CFA">
            <w:pPr>
              <w:pStyle w:val="Nadpis5"/>
              <w:outlineLvl w:val="4"/>
              <w:rPr>
                <w:lang w:val="en-US"/>
              </w:rPr>
            </w:pPr>
            <w:r w:rsidRPr="00C75E91">
              <w:rPr>
                <w:lang w:val="en-US"/>
              </w:rPr>
              <w:t>Subjective</w:t>
            </w:r>
          </w:p>
        </w:tc>
      </w:tr>
      <w:tr w:rsidR="00223A2A" w:rsidRPr="00C75E91" w14:paraId="66F5BC2C" w14:textId="77777777">
        <w:trPr>
          <w:jc w:val="center"/>
        </w:trPr>
        <w:tc>
          <w:tcPr>
            <w:tcW w:w="3397" w:type="dxa"/>
            <w:vAlign w:val="center"/>
          </w:tcPr>
          <w:p w14:paraId="00000023" w14:textId="77777777" w:rsidR="00223A2A" w:rsidRPr="00C75E91" w:rsidRDefault="00105CFA">
            <w:pPr>
              <w:pStyle w:val="Nadpis5"/>
              <w:outlineLvl w:val="4"/>
              <w:rPr>
                <w:lang w:val="en-US"/>
              </w:rPr>
            </w:pPr>
            <w:r w:rsidRPr="00C75E91">
              <w:rPr>
                <w:lang w:val="en-US"/>
              </w:rPr>
              <w:t>Policy</w:t>
            </w:r>
          </w:p>
        </w:tc>
        <w:tc>
          <w:tcPr>
            <w:tcW w:w="5096" w:type="dxa"/>
            <w:vAlign w:val="center"/>
          </w:tcPr>
          <w:p w14:paraId="00000024" w14:textId="77777777" w:rsidR="00223A2A" w:rsidRPr="00C75E91" w:rsidRDefault="00105CFA">
            <w:pPr>
              <w:pStyle w:val="Nadpis5"/>
              <w:outlineLvl w:val="4"/>
              <w:rPr>
                <w:lang w:val="en-US"/>
              </w:rPr>
            </w:pPr>
            <w:r w:rsidRPr="00C75E91">
              <w:rPr>
                <w:lang w:val="en-US"/>
              </w:rPr>
              <w:t>Social and professional group</w:t>
            </w:r>
          </w:p>
        </w:tc>
      </w:tr>
      <w:tr w:rsidR="00223A2A" w:rsidRPr="00C75E91" w14:paraId="7C40D426" w14:textId="77777777">
        <w:trPr>
          <w:jc w:val="center"/>
        </w:trPr>
        <w:tc>
          <w:tcPr>
            <w:tcW w:w="3397" w:type="dxa"/>
            <w:vAlign w:val="center"/>
          </w:tcPr>
          <w:p w14:paraId="00000025" w14:textId="77777777" w:rsidR="00223A2A" w:rsidRPr="00C75E91" w:rsidRDefault="00105CFA">
            <w:pPr>
              <w:pStyle w:val="Nadpis5"/>
              <w:outlineLvl w:val="4"/>
              <w:rPr>
                <w:lang w:val="en-US"/>
              </w:rPr>
            </w:pPr>
            <w:r w:rsidRPr="00C75E91">
              <w:rPr>
                <w:lang w:val="en-US"/>
              </w:rPr>
              <w:t>Economy</w:t>
            </w:r>
          </w:p>
        </w:tc>
        <w:tc>
          <w:tcPr>
            <w:tcW w:w="5096" w:type="dxa"/>
            <w:vAlign w:val="center"/>
          </w:tcPr>
          <w:p w14:paraId="00000026" w14:textId="77777777" w:rsidR="00223A2A" w:rsidRPr="00C75E91" w:rsidRDefault="00105CFA">
            <w:pPr>
              <w:pStyle w:val="Nadpis5"/>
              <w:outlineLvl w:val="4"/>
              <w:rPr>
                <w:lang w:val="en-US"/>
              </w:rPr>
            </w:pPr>
            <w:r w:rsidRPr="00C75E91">
              <w:rPr>
                <w:lang w:val="en-US"/>
              </w:rPr>
              <w:t>Language barrier</w:t>
            </w:r>
          </w:p>
        </w:tc>
      </w:tr>
      <w:tr w:rsidR="00223A2A" w:rsidRPr="00C75E91" w14:paraId="5E17B2C9" w14:textId="77777777">
        <w:trPr>
          <w:jc w:val="center"/>
        </w:trPr>
        <w:tc>
          <w:tcPr>
            <w:tcW w:w="3397" w:type="dxa"/>
            <w:vAlign w:val="center"/>
          </w:tcPr>
          <w:p w14:paraId="00000027" w14:textId="77777777" w:rsidR="00223A2A" w:rsidRPr="00C75E91" w:rsidRDefault="00105CFA">
            <w:pPr>
              <w:pStyle w:val="Nadpis5"/>
              <w:outlineLvl w:val="4"/>
              <w:rPr>
                <w:lang w:val="en-US"/>
              </w:rPr>
            </w:pPr>
            <w:r w:rsidRPr="00C75E91">
              <w:rPr>
                <w:lang w:val="en-US"/>
              </w:rPr>
              <w:t>Demography</w:t>
            </w:r>
          </w:p>
        </w:tc>
        <w:tc>
          <w:tcPr>
            <w:tcW w:w="5096" w:type="dxa"/>
            <w:vAlign w:val="center"/>
          </w:tcPr>
          <w:p w14:paraId="00000028" w14:textId="77777777" w:rsidR="00223A2A" w:rsidRPr="00C75E91" w:rsidRDefault="00105CFA">
            <w:pPr>
              <w:pStyle w:val="Nadpis5"/>
              <w:outlineLvl w:val="4"/>
              <w:rPr>
                <w:lang w:val="en-US"/>
              </w:rPr>
            </w:pPr>
            <w:r w:rsidRPr="00C75E91">
              <w:rPr>
                <w:lang w:val="en-US"/>
              </w:rPr>
              <w:t>Influence of advertising of tourism agencies</w:t>
            </w:r>
          </w:p>
        </w:tc>
      </w:tr>
      <w:tr w:rsidR="00223A2A" w:rsidRPr="00C75E91" w14:paraId="4E32A1F5" w14:textId="77777777">
        <w:trPr>
          <w:trHeight w:val="60"/>
          <w:jc w:val="center"/>
        </w:trPr>
        <w:tc>
          <w:tcPr>
            <w:tcW w:w="3397" w:type="dxa"/>
            <w:vAlign w:val="center"/>
          </w:tcPr>
          <w:p w14:paraId="00000029" w14:textId="77777777" w:rsidR="00223A2A" w:rsidRPr="00C75E91" w:rsidRDefault="00105CFA">
            <w:pPr>
              <w:pStyle w:val="Nadpis5"/>
              <w:outlineLvl w:val="4"/>
              <w:rPr>
                <w:lang w:val="en-US"/>
              </w:rPr>
            </w:pPr>
            <w:r w:rsidRPr="00C75E91">
              <w:rPr>
                <w:lang w:val="en-US"/>
              </w:rPr>
              <w:t>Environment</w:t>
            </w:r>
          </w:p>
        </w:tc>
        <w:tc>
          <w:tcPr>
            <w:tcW w:w="5096" w:type="dxa"/>
            <w:vAlign w:val="center"/>
          </w:tcPr>
          <w:p w14:paraId="0000002A" w14:textId="77777777" w:rsidR="00223A2A" w:rsidRPr="00C75E91" w:rsidRDefault="00223A2A">
            <w:pPr>
              <w:pStyle w:val="Nadpis5"/>
              <w:outlineLvl w:val="4"/>
              <w:rPr>
                <w:lang w:val="en-US"/>
              </w:rPr>
            </w:pPr>
          </w:p>
        </w:tc>
      </w:tr>
    </w:tbl>
    <w:p w14:paraId="0000002B" w14:textId="77777777" w:rsidR="00223A2A" w:rsidRPr="00C75E91" w:rsidRDefault="00105CFA" w:rsidP="00EF446B">
      <w:pPr>
        <w:pStyle w:val="Zdroje"/>
        <w:rPr>
          <w:lang w:val="en-US"/>
        </w:rPr>
      </w:pPr>
      <w:r w:rsidRPr="00C75E91">
        <w:rPr>
          <w:lang w:val="en-US"/>
        </w:rPr>
        <w:t>Source (Hladká, 1997)</w:t>
      </w:r>
    </w:p>
    <w:p w14:paraId="0000002C" w14:textId="77777777" w:rsidR="00223A2A" w:rsidRPr="00C75E91" w:rsidRDefault="00105CFA">
      <w:pPr>
        <w:ind w:firstLine="0"/>
        <w:rPr>
          <w:lang w:val="en-US"/>
        </w:rPr>
      </w:pPr>
      <w:r w:rsidRPr="00C75E91">
        <w:rPr>
          <w:lang w:val="en-US"/>
        </w:rPr>
        <w:t>Between fundamental political factors belong peaceful disposition of the world, without war conflicts, internal political situation and the character of the political system. The key factors from the economic point of view are standard of living and fund of free time. The standard of living is based on the stage of development of the productive forces, that are shown in healthcare, living, education, nourishment, culture, working conditions, the length of working time, salary etc. Demographic characteristics are mainly employment, education and age structure of the population. (Hamarnehová, 2012)</w:t>
      </w:r>
    </w:p>
    <w:p w14:paraId="0000002D" w14:textId="77777777" w:rsidR="00223A2A" w:rsidRPr="00C75E91" w:rsidRDefault="00105CFA">
      <w:pPr>
        <w:pStyle w:val="Nadpis3"/>
        <w:numPr>
          <w:ilvl w:val="2"/>
          <w:numId w:val="3"/>
        </w:numPr>
        <w:rPr>
          <w:lang w:val="en-US"/>
        </w:rPr>
      </w:pPr>
      <w:r w:rsidRPr="00C75E91">
        <w:rPr>
          <w:lang w:val="en-US"/>
        </w:rPr>
        <w:t>Realization assumptions</w:t>
      </w:r>
    </w:p>
    <w:p w14:paraId="0000002E" w14:textId="77777777" w:rsidR="00223A2A" w:rsidRPr="00C75E91" w:rsidRDefault="00105CFA">
      <w:pPr>
        <w:ind w:firstLine="0"/>
        <w:rPr>
          <w:lang w:val="en-US"/>
        </w:rPr>
      </w:pPr>
      <w:r w:rsidRPr="00C75E91">
        <w:rPr>
          <w:lang w:val="en-US"/>
        </w:rPr>
        <w:t xml:space="preserve">Realization assumptions ensure the realization of tourism in specific areas and create conditions for the use of localization assumptions. They can be divided into accommodation services and infrastructure. Between accommodation services but also belong to catering, exchange offices and insurance services.  </w:t>
      </w:r>
    </w:p>
    <w:p w14:paraId="0000002F" w14:textId="77777777" w:rsidR="00223A2A" w:rsidRPr="00C75E91" w:rsidRDefault="00105CFA">
      <w:pPr>
        <w:rPr>
          <w:lang w:val="en-US"/>
        </w:rPr>
      </w:pPr>
      <w:r w:rsidRPr="00C75E91">
        <w:rPr>
          <w:lang w:val="en-US"/>
        </w:rPr>
        <w:t>Conditions that enable tourist requirements in tourism.</w:t>
      </w:r>
    </w:p>
    <w:p w14:paraId="00000030" w14:textId="77777777" w:rsidR="00223A2A" w:rsidRPr="00C75E91" w:rsidRDefault="00105CFA">
      <w:pPr>
        <w:numPr>
          <w:ilvl w:val="0"/>
          <w:numId w:val="5"/>
        </w:numPr>
        <w:pBdr>
          <w:top w:val="nil"/>
          <w:left w:val="nil"/>
          <w:bottom w:val="nil"/>
          <w:right w:val="nil"/>
          <w:between w:val="nil"/>
        </w:pBdr>
        <w:spacing w:after="0"/>
        <w:rPr>
          <w:lang w:val="en-US"/>
        </w:rPr>
      </w:pPr>
      <w:r w:rsidRPr="00C75E91">
        <w:rPr>
          <w:color w:val="000000"/>
          <w:lang w:val="en-US"/>
        </w:rPr>
        <w:t>Transportation and infrastructure</w:t>
      </w:r>
    </w:p>
    <w:p w14:paraId="00000031" w14:textId="77777777" w:rsidR="00223A2A" w:rsidRPr="00C75E91" w:rsidRDefault="00105CFA">
      <w:pPr>
        <w:numPr>
          <w:ilvl w:val="0"/>
          <w:numId w:val="5"/>
        </w:numPr>
        <w:pBdr>
          <w:top w:val="nil"/>
          <w:left w:val="nil"/>
          <w:bottom w:val="nil"/>
          <w:right w:val="nil"/>
          <w:between w:val="nil"/>
        </w:pBdr>
        <w:rPr>
          <w:lang w:val="en-US"/>
        </w:rPr>
      </w:pPr>
      <w:r w:rsidRPr="00C75E91">
        <w:rPr>
          <w:color w:val="000000"/>
          <w:lang w:val="en-US"/>
        </w:rPr>
        <w:t>Accommodation (Hladká, 1997)</w:t>
      </w:r>
    </w:p>
    <w:p w14:paraId="00000032" w14:textId="77777777" w:rsidR="00223A2A" w:rsidRPr="00C75E91" w:rsidRDefault="00105CFA">
      <w:pPr>
        <w:rPr>
          <w:lang w:val="en-US"/>
        </w:rPr>
      </w:pPr>
      <w:r w:rsidRPr="00C75E91">
        <w:rPr>
          <w:lang w:val="en-US"/>
        </w:rPr>
        <w:br w:type="page"/>
      </w:r>
    </w:p>
    <w:p w14:paraId="00000033" w14:textId="77777777" w:rsidR="00223A2A" w:rsidRPr="00C75E91" w:rsidRDefault="00105CFA">
      <w:pPr>
        <w:pStyle w:val="Nadpis2"/>
        <w:numPr>
          <w:ilvl w:val="1"/>
          <w:numId w:val="3"/>
        </w:numPr>
        <w:rPr>
          <w:lang w:val="en-US"/>
        </w:rPr>
      </w:pPr>
      <w:r w:rsidRPr="00C75E91">
        <w:rPr>
          <w:lang w:val="en-US"/>
        </w:rPr>
        <w:lastRenderedPageBreak/>
        <w:t>Sharing economy</w:t>
      </w:r>
    </w:p>
    <w:p w14:paraId="00000034" w14:textId="61DB6C43" w:rsidR="00223A2A" w:rsidRPr="00C75E91" w:rsidRDefault="00105CFA">
      <w:pPr>
        <w:rPr>
          <w:lang w:val="en-US"/>
        </w:rPr>
      </w:pPr>
      <w:r w:rsidRPr="00C75E91">
        <w:rPr>
          <w:lang w:val="en-US"/>
        </w:rPr>
        <w:t>Sharing economy, also known as peer-to-peer based sharing, is a concept that emphasizes ability and preferences of people who prefer to rent or borrow something instead of owning things. This type of sharing became a trend at the turn of the 21</w:t>
      </w:r>
      <w:r w:rsidRPr="00C75E91">
        <w:rPr>
          <w:vertAlign w:val="superscript"/>
          <w:lang w:val="en-US"/>
        </w:rPr>
        <w:t>st</w:t>
      </w:r>
      <w:r w:rsidRPr="00C75E91">
        <w:rPr>
          <w:lang w:val="en-US"/>
        </w:rPr>
        <w:t xml:space="preserve"> century.</w:t>
      </w:r>
    </w:p>
    <w:p w14:paraId="00000037" w14:textId="7250B72B" w:rsidR="00223A2A" w:rsidRPr="00C75E91" w:rsidRDefault="00105CFA">
      <w:pPr>
        <w:rPr>
          <w:lang w:val="en-US"/>
        </w:rPr>
      </w:pPr>
      <w:r w:rsidRPr="00C75E91">
        <w:rPr>
          <w:lang w:val="en-US"/>
        </w:rPr>
        <w:t>People have always exchanged goods or services but nowadays thanks to technologies and free information, there is a new market model. There are three forces that started this model – modern trust, technologies and economic pressure. (Siuskaite, Pilinkiene, &amp; Zvirdauskas, 2019)</w:t>
      </w:r>
      <w:r w:rsidR="001632AA">
        <w:rPr>
          <w:lang w:val="en-US"/>
        </w:rPr>
        <w:t xml:space="preserve"> </w:t>
      </w:r>
      <w:r w:rsidRPr="00C75E91">
        <w:rPr>
          <w:lang w:val="en-US"/>
        </w:rPr>
        <w:t>Modern trust</w:t>
      </w:r>
      <w:r w:rsidR="000B4880">
        <w:rPr>
          <w:lang w:val="en-US"/>
        </w:rPr>
        <w:t xml:space="preserve"> - t</w:t>
      </w:r>
      <w:r w:rsidR="004A6F28" w:rsidRPr="00C75E91">
        <w:rPr>
          <w:lang w:val="en-US"/>
        </w:rPr>
        <w:t xml:space="preserve">he concept of sharing economy depends on something that previously seemed foolish or unthinkable, trust. People rely on </w:t>
      </w:r>
      <w:r w:rsidR="00363B76" w:rsidRPr="00C75E91">
        <w:rPr>
          <w:lang w:val="en-US"/>
        </w:rPr>
        <w:t>other</w:t>
      </w:r>
      <w:r w:rsidR="004A6F28" w:rsidRPr="00C75E91">
        <w:rPr>
          <w:lang w:val="en-US"/>
        </w:rPr>
        <w:t xml:space="preserve"> people cars (e.g. Uber), welcome strangers into their homes (e.g. AirBnB, Homeaway) or lend their belongings to the strangers.</w:t>
      </w:r>
      <w:r w:rsidR="00BB4646" w:rsidRPr="00C75E91">
        <w:rPr>
          <w:lang w:val="en-US"/>
        </w:rPr>
        <w:t xml:space="preserve"> (Stemler, 2016)</w:t>
      </w:r>
      <w:r w:rsidR="001632AA">
        <w:rPr>
          <w:lang w:val="en-US"/>
        </w:rPr>
        <w:t xml:space="preserve"> </w:t>
      </w:r>
      <w:r w:rsidRPr="00C75E91">
        <w:rPr>
          <w:lang w:val="en-US"/>
        </w:rPr>
        <w:t>For someone, it might seem inconceivable to let strangers stay in your place or to accommodate yourself by strangers, but surprisingly, it works very well.</w:t>
      </w:r>
    </w:p>
    <w:p w14:paraId="0000003A" w14:textId="1D8FDD77" w:rsidR="00223A2A" w:rsidRPr="00C75E91" w:rsidRDefault="00105CFA" w:rsidP="009A3543">
      <w:pPr>
        <w:ind w:firstLine="0"/>
        <w:rPr>
          <w:lang w:val="en-US"/>
        </w:rPr>
      </w:pPr>
      <w:r w:rsidRPr="00C75E91">
        <w:rPr>
          <w:lang w:val="en-US"/>
        </w:rPr>
        <w:t>Technology</w:t>
      </w:r>
      <w:r w:rsidR="000B4880">
        <w:rPr>
          <w:lang w:val="en-US"/>
        </w:rPr>
        <w:t xml:space="preserve"> – technology is </w:t>
      </w:r>
      <w:r w:rsidR="000B4880" w:rsidRPr="00C75E91">
        <w:rPr>
          <w:lang w:val="en-US"/>
        </w:rPr>
        <w:t>necessary</w:t>
      </w:r>
      <w:r w:rsidRPr="00C75E91">
        <w:rPr>
          <w:lang w:val="en-US"/>
        </w:rPr>
        <w:t xml:space="preserve"> for the development of the sharing economy in three ways – free information, lower transactions costs and it regulates behaviour. In the 21</w:t>
      </w:r>
      <w:r w:rsidRPr="00C75E91">
        <w:rPr>
          <w:vertAlign w:val="superscript"/>
          <w:lang w:val="en-US"/>
        </w:rPr>
        <w:t>st</w:t>
      </w:r>
      <w:r w:rsidRPr="00C75E91">
        <w:rPr>
          <w:lang w:val="en-US"/>
        </w:rPr>
        <w:t xml:space="preserve"> century, many people have access to the internet (2018, 55 % of the population</w:t>
      </w:r>
      <w:r w:rsidR="00BB4646" w:rsidRPr="00C75E91">
        <w:rPr>
          <w:lang w:val="en-US"/>
        </w:rPr>
        <w:t>)</w:t>
      </w:r>
      <w:r w:rsidRPr="00C75E91">
        <w:rPr>
          <w:lang w:val="en-US"/>
        </w:rPr>
        <w:t xml:space="preserve">, </w:t>
      </w:r>
      <w:r w:rsidR="00BB4646" w:rsidRPr="00C75E91">
        <w:rPr>
          <w:lang w:val="en-US"/>
        </w:rPr>
        <w:t xml:space="preserve">(Statista, 2019) </w:t>
      </w:r>
      <w:r w:rsidRPr="00C75E91">
        <w:rPr>
          <w:lang w:val="en-US"/>
        </w:rPr>
        <w:t xml:space="preserve">and it is incredibly easy to contact someone when you have free bedroom or spot in a car. Thanks to high-speed internet and lower costs of smartphones (the average price of smartphones is 250 </w:t>
      </w:r>
      <w:r w:rsidRPr="00C75E91">
        <w:rPr>
          <w:rFonts w:ascii="Arial" w:eastAsia="Arial" w:hAnsi="Arial" w:cs="Arial"/>
          <w:color w:val="222222"/>
          <w:highlight w:val="white"/>
          <w:lang w:val="en-US"/>
        </w:rPr>
        <w:t xml:space="preserve">€, </w:t>
      </w:r>
      <w:r w:rsidRPr="00C75E91">
        <w:rPr>
          <w:lang w:val="en-US"/>
        </w:rPr>
        <w:t>(</w:t>
      </w:r>
      <w:r w:rsidR="00BB4646" w:rsidRPr="00C75E91">
        <w:rPr>
          <w:lang w:val="en-US"/>
        </w:rPr>
        <w:t>GfK Czech Republic)).</w:t>
      </w:r>
    </w:p>
    <w:p w14:paraId="0000003C" w14:textId="19404450" w:rsidR="00223A2A" w:rsidRPr="00C75E91" w:rsidRDefault="00105CFA" w:rsidP="000B4880">
      <w:pPr>
        <w:ind w:firstLine="0"/>
        <w:rPr>
          <w:i/>
          <w:lang w:val="en-US"/>
        </w:rPr>
      </w:pPr>
      <w:r w:rsidRPr="00C75E91">
        <w:rPr>
          <w:lang w:val="en-US"/>
        </w:rPr>
        <w:t>Economic pressure</w:t>
      </w:r>
      <w:r w:rsidR="000B4880">
        <w:rPr>
          <w:lang w:val="en-US"/>
        </w:rPr>
        <w:t xml:space="preserve"> - e</w:t>
      </w:r>
      <w:r w:rsidRPr="00C75E91">
        <w:rPr>
          <w:lang w:val="en-US"/>
        </w:rPr>
        <w:t xml:space="preserve">conomic pressure greatly participated in the formation of the sharing economy. Many of the sharing economy companies were founded between 2008 and 2010, in the aftermath of the global financial crisis. In this time, people were looking for different ways to save money and for ways how to make money. </w:t>
      </w:r>
      <w:r w:rsidRPr="00C75E91">
        <w:rPr>
          <w:i/>
          <w:lang w:val="en-US"/>
        </w:rPr>
        <w:t>“With fewer full-time jobs, Americans were forced to take temporary work, and the sharing economy provided many sources of temporary work.“</w:t>
      </w:r>
      <w:r w:rsidR="001632AA">
        <w:rPr>
          <w:i/>
          <w:lang w:val="en-US"/>
        </w:rPr>
        <w:t xml:space="preserve"> </w:t>
      </w:r>
      <w:r w:rsidRPr="00C75E91">
        <w:rPr>
          <w:lang w:val="en-US"/>
        </w:rPr>
        <w:t>(Stemler, 2016)</w:t>
      </w:r>
    </w:p>
    <w:p w14:paraId="2391841D" w14:textId="08742A52" w:rsidR="0093096C" w:rsidRPr="00C75E91" w:rsidRDefault="00105CFA" w:rsidP="00C41EAE">
      <w:pPr>
        <w:rPr>
          <w:lang w:val="en-US"/>
        </w:rPr>
      </w:pPr>
      <w:r w:rsidRPr="00C75E91">
        <w:rPr>
          <w:lang w:val="en-US"/>
        </w:rPr>
        <w:br w:type="page"/>
      </w:r>
      <w:commentRangeStart w:id="5"/>
      <w:commentRangeEnd w:id="5"/>
    </w:p>
    <w:p w14:paraId="0000003F" w14:textId="420D415D" w:rsidR="00223A2A" w:rsidRPr="00C75E91" w:rsidRDefault="00105CFA">
      <w:pPr>
        <w:pStyle w:val="Nadpis2"/>
        <w:numPr>
          <w:ilvl w:val="1"/>
          <w:numId w:val="3"/>
        </w:numPr>
        <w:rPr>
          <w:lang w:val="en-US"/>
        </w:rPr>
      </w:pPr>
      <w:r w:rsidRPr="00C75E91">
        <w:rPr>
          <w:lang w:val="en-US"/>
        </w:rPr>
        <w:lastRenderedPageBreak/>
        <w:t>Where can we find sharing economy?</w:t>
      </w:r>
    </w:p>
    <w:p w14:paraId="63EDBBC0" w14:textId="4823F75A" w:rsidR="00EF446B" w:rsidDel="009E14C4" w:rsidRDefault="00105CFA" w:rsidP="00363B76">
      <w:pPr>
        <w:rPr>
          <w:del w:id="6" w:author="janecp00" w:date="2020-02-13T08:56:00Z"/>
          <w:lang w:val="en-US"/>
        </w:rPr>
      </w:pPr>
      <w:r w:rsidRPr="00C75E91">
        <w:rPr>
          <w:lang w:val="en-US"/>
        </w:rPr>
        <w:t>Sharing economy surrounds all of us and sometimes we do not even know about that. Most known is probably apartment renting or car</w:t>
      </w:r>
      <w:r w:rsidR="00283F88" w:rsidRPr="00C75E91">
        <w:rPr>
          <w:lang w:val="en-US"/>
        </w:rPr>
        <w:t xml:space="preserve"> </w:t>
      </w:r>
      <w:r w:rsidRPr="00C75E91">
        <w:rPr>
          <w:lang w:val="en-US"/>
        </w:rPr>
        <w:t xml:space="preserve">sharing, but sharing economy appears in more and more fields today. We can find the elements of the sharing economy in knowledge and talent-sharing, peer-to-peer lending, reselling and trading, co-working or even healthcare. </w:t>
      </w:r>
      <w:r w:rsidR="00AD48FE" w:rsidRPr="00C75E91">
        <w:rPr>
          <w:rFonts w:ascii="Open Sans" w:hAnsi="Open Sans"/>
          <w:shd w:val="clear" w:color="auto" w:fill="FFFFFF"/>
          <w:lang w:val="en-US"/>
        </w:rPr>
        <w:t>(</w:t>
      </w:r>
      <w:r w:rsidR="00AD48FE" w:rsidRPr="00363B76">
        <w:rPr>
          <w:lang w:val="en-US"/>
        </w:rPr>
        <w:t>Sundararajan, 2016)</w:t>
      </w:r>
      <w:ins w:id="7" w:author="janecp00" w:date="2020-02-13T08:56:00Z">
        <w:r w:rsidR="009E14C4">
          <w:rPr>
            <w:lang w:val="en-US"/>
          </w:rPr>
          <w:t xml:space="preserve"> </w:t>
        </w:r>
      </w:ins>
    </w:p>
    <w:p w14:paraId="732AB841" w14:textId="32EA42BA" w:rsidR="008D2C90" w:rsidRDefault="00C41EAE" w:rsidP="009E14C4">
      <w:pPr>
        <w:rPr>
          <w:ins w:id="8" w:author="janecp00" w:date="2020-02-13T08:56:00Z"/>
          <w:lang w:val="en-US"/>
        </w:rPr>
        <w:pPrChange w:id="9" w:author="janecp00" w:date="2020-02-13T08:56:00Z">
          <w:pPr>
            <w:ind w:firstLine="0"/>
          </w:pPr>
        </w:pPrChange>
      </w:pPr>
      <w:del w:id="10" w:author="janecp00" w:date="2020-02-13T08:56:00Z">
        <w:r w:rsidRPr="00C75E91" w:rsidDel="009E14C4">
          <w:rPr>
            <w:noProof/>
            <w:lang w:val="cs-CZ"/>
          </w:rPr>
          <w:drawing>
            <wp:inline distT="0" distB="0" distL="0" distR="0" wp14:anchorId="116927BB" wp14:editId="699BCE9E">
              <wp:extent cx="6363335" cy="2990850"/>
              <wp:effectExtent l="0" t="0" r="0" b="0"/>
              <wp:docPr id="42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rotWithShape="1">
                      <a:blip r:embed="rId11">
                        <a:extLst>
                          <a:ext uri="{28A0092B-C50C-407E-A947-70E740481C1C}">
                            <a14:useLocalDpi xmlns:a14="http://schemas.microsoft.com/office/drawing/2010/main" val="0"/>
                          </a:ext>
                        </a:extLst>
                      </a:blip>
                      <a:srcRect t="15387" r="794" b="14620"/>
                      <a:stretch/>
                    </pic:blipFill>
                    <pic:spPr bwMode="auto">
                      <a:xfrm>
                        <a:off x="0" y="0"/>
                        <a:ext cx="6363335" cy="2990850"/>
                      </a:xfrm>
                      <a:prstGeom prst="rect">
                        <a:avLst/>
                      </a:prstGeom>
                      <a:ln>
                        <a:noFill/>
                      </a:ln>
                      <a:extLst>
                        <a:ext uri="{53640926-AAD7-44D8-BBD7-CCE9431645EC}">
                          <a14:shadowObscured xmlns:a14="http://schemas.microsoft.com/office/drawing/2010/main"/>
                        </a:ext>
                      </a:extLst>
                    </pic:spPr>
                  </pic:pic>
                </a:graphicData>
              </a:graphic>
            </wp:inline>
          </w:drawing>
        </w:r>
        <w:r w:rsidRPr="00C75E91" w:rsidDel="009E14C4">
          <w:rPr>
            <w:noProof/>
            <w:lang w:val="cs-CZ"/>
          </w:rPr>
          <mc:AlternateContent>
            <mc:Choice Requires="wps">
              <w:drawing>
                <wp:inline distT="0" distB="0" distL="0" distR="0" wp14:anchorId="42E94FFA" wp14:editId="1CCE56F2">
                  <wp:extent cx="6363335" cy="257175"/>
                  <wp:effectExtent l="0" t="0" r="0" b="9525"/>
                  <wp:docPr id="39" name="Textové pole 39"/>
                  <wp:cNvGraphicFramePr/>
                  <a:graphic xmlns:a="http://schemas.openxmlformats.org/drawingml/2006/main">
                    <a:graphicData uri="http://schemas.microsoft.com/office/word/2010/wordprocessingShape">
                      <wps:wsp>
                        <wps:cNvSpPr txBox="1"/>
                        <wps:spPr>
                          <a:xfrm>
                            <a:off x="0" y="0"/>
                            <a:ext cx="6363335" cy="257175"/>
                          </a:xfrm>
                          <a:prstGeom prst="rect">
                            <a:avLst/>
                          </a:prstGeom>
                          <a:solidFill>
                            <a:prstClr val="white"/>
                          </a:solidFill>
                          <a:ln>
                            <a:noFill/>
                          </a:ln>
                        </wps:spPr>
                        <wps:txbx>
                          <w:txbxContent>
                            <w:p w14:paraId="2F9A04A7" w14:textId="77777777" w:rsidR="00DD6163" w:rsidRPr="00EF446B" w:rsidRDefault="00DD6163" w:rsidP="0093096C">
                              <w:pPr>
                                <w:pStyle w:val="Zdroje"/>
                                <w:jc w:val="left"/>
                              </w:pPr>
                              <w:r>
                                <w:t xml:space="preserve">Picture </w:t>
                              </w:r>
                              <w:fldSimple w:instr=" SEQ Picture \* ARABIC ">
                                <w:r>
                                  <w:rPr>
                                    <w:noProof/>
                                  </w:rPr>
                                  <w:t>1</w:t>
                                </w:r>
                              </w:fldSimple>
                              <w:r w:rsidRPr="00EF446B">
                                <w:t xml:space="preserve"> The concept of peer-to-peer sharing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42E94FFA" id="_x0000_t202" coordsize="21600,21600" o:spt="202" path="m,l,21600r21600,l21600,xe">
                  <v:stroke joinstyle="miter"/>
                  <v:path gradientshapeok="t" o:connecttype="rect"/>
                </v:shapetype>
                <v:shape id="Textové pole 39" o:spid="_x0000_s1026" type="#_x0000_t202" style="width:501.0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" stroked="f">
                  <v:textbox inset="0,0,0,0">
                    <w:txbxContent>
                      <w:p w14:paraId="2F9A04A7" w14:textId="77777777" w:rsidR="00DD6163" w:rsidRPr="00EF446B" w:rsidRDefault="00DD6163" w:rsidP="0093096C">
                        <w:pPr>
                          <w:pStyle w:val="Zdroje"/>
                          <w:jc w:val="left"/>
                        </w:pPr>
                        <w:r>
                          <w:t xml:space="preserve">Picture </w:t>
                        </w:r>
                        <w:fldSimple w:instr=" SEQ Picture \* ARABIC ">
                          <w:r>
                            <w:rPr>
                              <w:noProof/>
                            </w:rPr>
                            <w:t>1</w:t>
                          </w:r>
                        </w:fldSimple>
                        <w:r w:rsidRPr="00EF446B">
                          <w:t xml:space="preserve"> The concept of peer-to-peer sharing</w:t>
                        </w:r>
                      </w:p>
                    </w:txbxContent>
                  </v:textbox>
                  <w10:anchorlock/>
                </v:shape>
              </w:pict>
            </mc:Fallback>
          </mc:AlternateContent>
        </w:r>
      </w:del>
      <w:r>
        <w:rPr>
          <w:lang w:val="en-US"/>
        </w:rPr>
        <w:t>The basic concept of peer to peer sharing shows the picture number 1 bellow.</w:t>
      </w:r>
    </w:p>
    <w:p w14:paraId="600EB7FA" w14:textId="71751A80" w:rsidR="009E14C4" w:rsidRPr="00C75E91" w:rsidRDefault="009E14C4" w:rsidP="009E14C4">
      <w:pPr>
        <w:rPr>
          <w:lang w:val="en-US"/>
        </w:rPr>
        <w:pPrChange w:id="11" w:author="janecp00" w:date="2020-02-13T08:56:00Z">
          <w:pPr>
            <w:ind w:firstLine="0"/>
          </w:pPr>
        </w:pPrChange>
      </w:pPr>
      <w:ins w:id="12" w:author="janecp00" w:date="2020-02-13T08:56:00Z">
        <w:r w:rsidRPr="00C75E91">
          <w:rPr>
            <w:noProof/>
            <w:lang w:val="cs-CZ"/>
          </w:rPr>
          <mc:AlternateContent>
            <mc:Choice Requires="wps">
              <w:drawing>
                <wp:inline distT="0" distB="0" distL="0" distR="0" wp14:anchorId="3486A6EC" wp14:editId="50C44B9E">
                  <wp:extent cx="5399405" cy="218218"/>
                  <wp:effectExtent l="0" t="0" r="0" b="0"/>
                  <wp:docPr id="465" name="Textové pole 465"/>
                  <wp:cNvGraphicFramePr/>
                  <a:graphic xmlns:a="http://schemas.openxmlformats.org/drawingml/2006/main">
                    <a:graphicData uri="http://schemas.microsoft.com/office/word/2010/wordprocessingShape">
                      <wps:wsp>
                        <wps:cNvSpPr txBox="1"/>
                        <wps:spPr>
                          <a:xfrm>
                            <a:off x="0" y="0"/>
                            <a:ext cx="5399405" cy="218218"/>
                          </a:xfrm>
                          <a:prstGeom prst="rect">
                            <a:avLst/>
                          </a:prstGeom>
                          <a:solidFill>
                            <a:prstClr val="white"/>
                          </a:solidFill>
                          <a:ln>
                            <a:noFill/>
                          </a:ln>
                        </wps:spPr>
                        <wps:txbx>
                          <w:txbxContent>
                            <w:p w14:paraId="475AE105" w14:textId="77777777" w:rsidR="00DD6163" w:rsidRPr="00EF446B" w:rsidRDefault="00DD6163" w:rsidP="009E14C4">
                              <w:pPr>
                                <w:pStyle w:val="Zdroje"/>
                                <w:jc w:val="left"/>
                              </w:pPr>
                              <w:r>
                                <w:t xml:space="preserve">Picture </w:t>
                              </w:r>
                              <w:fldSimple w:instr=" SEQ Picture \* ARABIC ">
                                <w:r>
                                  <w:rPr>
                                    <w:noProof/>
                                  </w:rPr>
                                  <w:t>1</w:t>
                                </w:r>
                              </w:fldSimple>
                              <w:r w:rsidRPr="00EF446B">
                                <w:t xml:space="preserve"> The concept of peer-to-peer sharing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86A6EC" id="Textové pole 465" o:spid="_x0000_s1027" type="#_x0000_t202" style="width:425.15pt;height: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" stroked="f">
                  <v:textbox inset="0,0,0,0">
                    <w:txbxContent>
                      <w:p w14:paraId="475AE105" w14:textId="77777777" w:rsidR="00DD6163" w:rsidRPr="00EF446B" w:rsidRDefault="00DD6163" w:rsidP="009E14C4">
                        <w:pPr>
                          <w:pStyle w:val="Zdroje"/>
                          <w:jc w:val="left"/>
                        </w:pPr>
                        <w:r>
                          <w:t xml:space="preserve">Picture </w:t>
                        </w:r>
                        <w:fldSimple w:instr=" SEQ Picture \* ARABIC ">
                          <w:r>
                            <w:rPr>
                              <w:noProof/>
                            </w:rPr>
                            <w:t>1</w:t>
                          </w:r>
                        </w:fldSimple>
                        <w:r w:rsidRPr="00EF446B">
                          <w:t xml:space="preserve"> The concept of peer-to-peer sharing</w:t>
                        </w:r>
                      </w:p>
                    </w:txbxContent>
                  </v:textbox>
                  <w10:anchorlock/>
                </v:shape>
              </w:pict>
            </mc:Fallback>
          </mc:AlternateContent>
        </w:r>
      </w:ins>
    </w:p>
    <w:p w14:paraId="58E193EC" w14:textId="3E389B5F" w:rsidR="00C41EAE" w:rsidRDefault="009E14C4">
      <w:pPr>
        <w:pStyle w:val="Nadpis4"/>
        <w:rPr>
          <w:lang w:val="en-US"/>
        </w:rPr>
      </w:pPr>
      <w:ins w:id="13" w:author="janecp00" w:date="2020-02-13T08:56:00Z">
        <w:r w:rsidRPr="00C75E91">
          <w:rPr>
            <w:noProof/>
            <w:lang w:val="cs-CZ"/>
          </w:rPr>
          <w:drawing>
            <wp:inline distT="0" distB="0" distL="0" distR="0" wp14:anchorId="1CAD73BD" wp14:editId="0E8CCA06">
              <wp:extent cx="5399405" cy="2537790"/>
              <wp:effectExtent l="0" t="0" r="0" b="0"/>
              <wp:docPr id="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rotWithShape="1">
                      <a:blip r:embed="rId11">
                        <a:extLst>
                          <a:ext uri="{28A0092B-C50C-407E-A947-70E740481C1C}">
                            <a14:useLocalDpi xmlns:a14="http://schemas.microsoft.com/office/drawing/2010/main" val="0"/>
                          </a:ext>
                        </a:extLst>
                      </a:blip>
                      <a:srcRect t="15387" r="794" b="14620"/>
                      <a:stretch/>
                    </pic:blipFill>
                    <pic:spPr bwMode="auto">
                      <a:xfrm>
                        <a:off x="0" y="0"/>
                        <a:ext cx="5399405" cy="2537790"/>
                      </a:xfrm>
                      <a:prstGeom prst="rect">
                        <a:avLst/>
                      </a:prstGeom>
                      <a:ln>
                        <a:noFill/>
                      </a:ln>
                      <a:extLst>
                        <a:ext uri="{53640926-AAD7-44D8-BBD7-CCE9431645EC}">
                          <a14:shadowObscured xmlns:a14="http://schemas.microsoft.com/office/drawing/2010/main"/>
                        </a:ext>
                      </a:extLst>
                    </pic:spPr>
                  </pic:pic>
                </a:graphicData>
              </a:graphic>
            </wp:inline>
          </w:drawing>
        </w:r>
      </w:ins>
    </w:p>
    <w:p w14:paraId="23184337" w14:textId="24668116" w:rsidR="00C41EAE" w:rsidRDefault="00C41EAE">
      <w:pPr>
        <w:pStyle w:val="Nadpis4"/>
        <w:rPr>
          <w:lang w:val="en-US"/>
        </w:rPr>
      </w:pPr>
      <w:r w:rsidRPr="00C75E91">
        <w:rPr>
          <w:noProof/>
          <w:lang w:val="cs-CZ"/>
        </w:rPr>
        <mc:AlternateContent>
          <mc:Choice Requires="wps">
            <w:drawing>
              <wp:anchor distT="0" distB="0" distL="114300" distR="114300" simplePos="0" relativeHeight="251897856" behindDoc="0" locked="0" layoutInCell="1" hidden="0" allowOverlap="1" wp14:anchorId="2C8D74B6" wp14:editId="317559BF">
                <wp:simplePos x="0" y="0"/>
                <wp:positionH relativeFrom="margin">
                  <wp:posOffset>789305</wp:posOffset>
                </wp:positionH>
                <wp:positionV relativeFrom="paragraph">
                  <wp:posOffset>40640</wp:posOffset>
                </wp:positionV>
                <wp:extent cx="4752975" cy="190500"/>
                <wp:effectExtent l="0" t="0" r="9525" b="0"/>
                <wp:wrapSquare wrapText="bothSides" distT="0" distB="0" distL="114300" distR="114300"/>
                <wp:docPr id="369" name="Obdélník 369"/>
                <wp:cNvGraphicFramePr/>
                <a:graphic xmlns:a="http://schemas.openxmlformats.org/drawingml/2006/main">
                  <a:graphicData uri="http://schemas.microsoft.com/office/word/2010/wordprocessingShape">
                    <wps:wsp>
                      <wps:cNvSpPr/>
                      <wps:spPr>
                        <a:xfrm>
                          <a:off x="0" y="0"/>
                          <a:ext cx="4752975" cy="190500"/>
                        </a:xfrm>
                        <a:prstGeom prst="rect">
                          <a:avLst/>
                        </a:prstGeom>
                        <a:solidFill>
                          <a:srgbClr val="FFFFFF"/>
                        </a:solidFill>
                        <a:ln>
                          <a:noFill/>
                        </a:ln>
                      </wps:spPr>
                      <wps:txbx>
                        <w:txbxContent>
                          <w:p w14:paraId="42B136D6" w14:textId="77777777" w:rsidR="00DD6163" w:rsidRPr="008C77C5" w:rsidRDefault="00DD6163" w:rsidP="0093096C">
                            <w:pPr>
                              <w:pStyle w:val="Zdroje"/>
                            </w:pPr>
                            <w:r>
                              <w:t>Source</w:t>
                            </w:r>
                            <w:r w:rsidRPr="008C77C5">
                              <w:t>: (Business Model Toolbox, 2019)</w:t>
                            </w:r>
                            <w:r>
                              <w:t>/</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C8D74B6" id="Obdélník 369" o:spid="_x0000_s1028" style="position:absolute;left:0;text-align:left;margin-left:62.15pt;margin-top:3.2pt;width:374.25pt;height:1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" stroked="f">
                <v:textbox inset="0,0,0,0">
                  <w:txbxContent>
                    <w:p w14:paraId="42B136D6" w14:textId="77777777" w:rsidR="00DD6163" w:rsidRPr="008C77C5" w:rsidRDefault="00DD6163" w:rsidP="0093096C">
                      <w:pPr>
                        <w:pStyle w:val="Zdroje"/>
                      </w:pPr>
                      <w:r>
                        <w:t>Source</w:t>
                      </w:r>
                      <w:r w:rsidRPr="008C77C5">
                        <w:t>: (Business Model Toolbox, 2019)</w:t>
                      </w:r>
                      <w:r>
                        <w:t>/</w:t>
                      </w:r>
                    </w:p>
                  </w:txbxContent>
                </v:textbox>
                <w10:wrap type="square" anchorx="margin"/>
              </v:rect>
            </w:pict>
          </mc:Fallback>
        </mc:AlternateContent>
      </w:r>
    </w:p>
    <w:p w14:paraId="00000042" w14:textId="389E1A5F" w:rsidR="00223A2A" w:rsidRPr="00C75E91" w:rsidRDefault="00105CFA">
      <w:pPr>
        <w:pStyle w:val="Nadpis4"/>
        <w:rPr>
          <w:lang w:val="en-US"/>
        </w:rPr>
      </w:pPr>
      <w:commentRangeStart w:id="14"/>
      <w:commentRangeStart w:id="15"/>
      <w:r w:rsidRPr="00C75E91">
        <w:rPr>
          <w:lang w:val="en-US"/>
        </w:rPr>
        <w:t>Advantages</w:t>
      </w:r>
    </w:p>
    <w:p w14:paraId="00000048" w14:textId="7ACD2359" w:rsidR="00223A2A" w:rsidRPr="00C75E91" w:rsidRDefault="00105CFA">
      <w:pPr>
        <w:ind w:firstLine="0"/>
        <w:rPr>
          <w:lang w:val="en-US"/>
        </w:rPr>
      </w:pPr>
      <w:r w:rsidRPr="00C75E91">
        <w:rPr>
          <w:lang w:val="en-US"/>
        </w:rPr>
        <w:t xml:space="preserve">Cheaper goods and services – it is very usual that people need a specific thing only one time per year or even one time per decade, for example a tool for renovation. In that </w:t>
      </w:r>
      <w:r w:rsidR="000B4880" w:rsidRPr="00C75E91">
        <w:rPr>
          <w:lang w:val="en-US"/>
        </w:rPr>
        <w:t>case,</w:t>
      </w:r>
      <w:r w:rsidRPr="00C75E91">
        <w:rPr>
          <w:lang w:val="en-US"/>
        </w:rPr>
        <w:t xml:space="preserve"> it is not very practical to own that thing and it is more reasonable to borrow it, pay a much smaller amount of money and save the rest of the money instead of buying a brand new thing.</w:t>
      </w:r>
      <w:r w:rsidR="001632AA">
        <w:rPr>
          <w:lang w:val="en-US"/>
        </w:rPr>
        <w:t xml:space="preserve"> </w:t>
      </w:r>
      <w:r w:rsidRPr="00C75E91">
        <w:rPr>
          <w:lang w:val="en-US"/>
        </w:rPr>
        <w:t>Extra income for providers – this is the opposite example from the text above. When people do not need something all year round, they can simply offer it and gain some extra income.</w:t>
      </w:r>
      <w:r w:rsidR="001632AA">
        <w:rPr>
          <w:lang w:val="en-US"/>
        </w:rPr>
        <w:t xml:space="preserve"> </w:t>
      </w:r>
      <w:r w:rsidRPr="00C75E91">
        <w:rPr>
          <w:lang w:val="en-US"/>
        </w:rPr>
        <w:t xml:space="preserve">New and better opportunities </w:t>
      </w:r>
      <w:commentRangeEnd w:id="14"/>
      <w:r w:rsidR="00401320">
        <w:rPr>
          <w:rStyle w:val="Odkaznakoment"/>
        </w:rPr>
        <w:commentReference w:id="14"/>
      </w:r>
      <w:commentRangeEnd w:id="15"/>
      <w:r w:rsidR="00CD02D8">
        <w:rPr>
          <w:rStyle w:val="Odkaznakoment"/>
        </w:rPr>
        <w:commentReference w:id="15"/>
      </w:r>
      <w:r w:rsidRPr="00C75E91">
        <w:rPr>
          <w:lang w:val="en-US"/>
        </w:rPr>
        <w:t xml:space="preserve">– people often want/need to own something, but they are not </w:t>
      </w:r>
      <w:r w:rsidR="000B4880" w:rsidRPr="00C75E91">
        <w:rPr>
          <w:lang w:val="en-US"/>
        </w:rPr>
        <w:t>sure</w:t>
      </w:r>
      <w:r w:rsidRPr="00C75E91">
        <w:rPr>
          <w:lang w:val="en-US"/>
        </w:rPr>
        <w:t xml:space="preserve"> about that. In that </w:t>
      </w:r>
      <w:r w:rsidR="000B4880" w:rsidRPr="00C75E91">
        <w:rPr>
          <w:lang w:val="en-US"/>
        </w:rPr>
        <w:t>case,</w:t>
      </w:r>
      <w:r w:rsidRPr="00C75E91">
        <w:rPr>
          <w:lang w:val="en-US"/>
        </w:rPr>
        <w:t xml:space="preserve"> they can easily borrow it, try it and then decide whether or not want to buy it.</w:t>
      </w:r>
      <w:r w:rsidR="001632AA">
        <w:rPr>
          <w:lang w:val="en-US"/>
        </w:rPr>
        <w:t xml:space="preserve"> </w:t>
      </w:r>
      <w:r w:rsidRPr="00C75E91">
        <w:rPr>
          <w:lang w:val="en-US"/>
        </w:rPr>
        <w:t xml:space="preserve">Stronger communities – the sharing economy has built up a strong community because the most important aspect of the sharing economy is building a trust amongst community members. Many sharing </w:t>
      </w:r>
      <w:r w:rsidRPr="00C75E91">
        <w:rPr>
          <w:lang w:val="en-US"/>
        </w:rPr>
        <w:lastRenderedPageBreak/>
        <w:t>companies provide ratings that can help other people to decide and to help keep all participants honest.</w:t>
      </w:r>
    </w:p>
    <w:p w14:paraId="00000049" w14:textId="77777777" w:rsidR="00223A2A" w:rsidRPr="00C75E91" w:rsidRDefault="00105CFA">
      <w:pPr>
        <w:pStyle w:val="Nadpis4"/>
        <w:rPr>
          <w:lang w:val="en-US"/>
        </w:rPr>
      </w:pPr>
      <w:r w:rsidRPr="00C75E91">
        <w:rPr>
          <w:lang w:val="en-US"/>
        </w:rPr>
        <w:t>Disadvantages</w:t>
      </w:r>
    </w:p>
    <w:p w14:paraId="0000004D" w14:textId="25BF92E5" w:rsidR="00223A2A" w:rsidRPr="00C75E91" w:rsidRDefault="00105CFA" w:rsidP="009A3543">
      <w:pPr>
        <w:ind w:firstLine="0"/>
        <w:rPr>
          <w:lang w:val="en-US"/>
        </w:rPr>
      </w:pPr>
      <w:r w:rsidRPr="00C75E91">
        <w:rPr>
          <w:lang w:val="en-US"/>
        </w:rPr>
        <w:t>Privacy/Safety concerns – safety might be a big concern for a lot of people, especially in accommodating field. It might be scary for someone to accept a stranger into their home.</w:t>
      </w:r>
      <w:r w:rsidR="001632AA">
        <w:rPr>
          <w:lang w:val="en-US"/>
        </w:rPr>
        <w:t xml:space="preserve"> </w:t>
      </w:r>
      <w:r w:rsidRPr="00C75E91">
        <w:rPr>
          <w:lang w:val="en-US"/>
        </w:rPr>
        <w:t>No or few guarantees - as was already mentioned, the sharing economy depends on trust. Because of that, there will be always risk that people will not get paid or the borrowed item will be destroyed or never returned.</w:t>
      </w:r>
      <w:r w:rsidR="001632AA">
        <w:rPr>
          <w:lang w:val="en-US"/>
        </w:rPr>
        <w:t xml:space="preserve"> </w:t>
      </w:r>
      <w:r w:rsidRPr="00C75E91">
        <w:rPr>
          <w:lang w:val="en-US"/>
        </w:rPr>
        <w:t>Market Distortions - this disadvantage is focused especially on accommodating because, in cities, where there are many places to find accommodation throw sharing economy, the prices of rents and houses is growing fast. (Martucci, 2018)</w:t>
      </w:r>
    </w:p>
    <w:p w14:paraId="0000004E" w14:textId="77777777" w:rsidR="00223A2A" w:rsidRPr="00C75E91" w:rsidRDefault="00105CFA">
      <w:pPr>
        <w:pStyle w:val="Nadpis3"/>
        <w:numPr>
          <w:ilvl w:val="2"/>
          <w:numId w:val="3"/>
        </w:numPr>
        <w:rPr>
          <w:lang w:val="en-US"/>
        </w:rPr>
      </w:pPr>
      <w:r w:rsidRPr="00C75E91">
        <w:rPr>
          <w:lang w:val="en-US"/>
        </w:rPr>
        <w:t>Uber</w:t>
      </w:r>
    </w:p>
    <w:p w14:paraId="00000053" w14:textId="1D34BD99" w:rsidR="00223A2A" w:rsidRPr="00C75E91" w:rsidRDefault="00105CFA">
      <w:pPr>
        <w:rPr>
          <w:lang w:val="en-US"/>
        </w:rPr>
      </w:pPr>
      <w:r w:rsidRPr="00C75E91">
        <w:rPr>
          <w:lang w:val="en-US"/>
        </w:rPr>
        <w:t>Uber is a location-based app launched in San Francisco, California, that allows people to hire a driver when they need. The service is presented as a convenient, inexpensive and safe taxi service. Uber currently operates in more than 675 cities in 77 countries and is valued at roughly $70 billion.</w:t>
      </w:r>
      <w:r w:rsidR="000B2734">
        <w:rPr>
          <w:lang w:val="en-US"/>
        </w:rPr>
        <w:t xml:space="preserve"> </w:t>
      </w:r>
      <w:r w:rsidRPr="00C75E91">
        <w:rPr>
          <w:lang w:val="en-US"/>
        </w:rPr>
        <w:t>User, who has an app on his/her smartphone can easily hire a driver to pick him up and take him to the destination with the tap of a button. A driver who is nearby will pick him up in a minute. As a user, a person will see drivers nearby and can choose who he/she would like to drive with. As an uber driver, a person needs to have own car, own car insurance, no criminal history and drivers’ licence for at least a year. Uber offers drivers to set their own hours, so they can work as much as they want to. The car needs to meet Uber's requirements about the type, size, year and sometimes about drivers look too. (UberEstimate.com, 2018)</w:t>
      </w:r>
    </w:p>
    <w:p w14:paraId="00000054" w14:textId="77777777" w:rsidR="00223A2A" w:rsidRPr="00C75E91" w:rsidRDefault="00105CFA">
      <w:pPr>
        <w:ind w:firstLine="0"/>
        <w:rPr>
          <w:lang w:val="en-US"/>
        </w:rPr>
      </w:pPr>
      <w:r w:rsidRPr="00C75E91">
        <w:rPr>
          <w:lang w:val="en-US"/>
        </w:rPr>
        <w:t>Uber offers these groups so far</w:t>
      </w:r>
    </w:p>
    <w:p w14:paraId="00000055" w14:textId="1473D0B8" w:rsidR="00223A2A" w:rsidRPr="00C75E91" w:rsidRDefault="00105CFA">
      <w:pPr>
        <w:numPr>
          <w:ilvl w:val="0"/>
          <w:numId w:val="6"/>
        </w:numPr>
        <w:pBdr>
          <w:top w:val="nil"/>
          <w:left w:val="nil"/>
          <w:bottom w:val="nil"/>
          <w:right w:val="nil"/>
          <w:between w:val="nil"/>
        </w:pBdr>
        <w:spacing w:after="0"/>
        <w:rPr>
          <w:lang w:val="en-US"/>
        </w:rPr>
      </w:pPr>
      <w:r w:rsidRPr="00C75E91">
        <w:rPr>
          <w:color w:val="000000"/>
          <w:lang w:val="en-US"/>
        </w:rPr>
        <w:t>UberX – most popular, referred as a low-cost option, the year 2006 or newer, must have at least 4 doors, working A/C and Heat</w:t>
      </w:r>
      <w:r w:rsidR="000B2734">
        <w:rPr>
          <w:color w:val="000000"/>
          <w:lang w:val="en-US"/>
        </w:rPr>
        <w:t>.</w:t>
      </w:r>
      <w:r w:rsidRPr="00C75E91">
        <w:rPr>
          <w:color w:val="000000"/>
          <w:lang w:val="en-US"/>
        </w:rPr>
        <w:t xml:space="preserve"> </w:t>
      </w:r>
    </w:p>
    <w:p w14:paraId="00000056" w14:textId="3A1AEDFF" w:rsidR="00223A2A" w:rsidRPr="00C75E91" w:rsidRDefault="00105CFA">
      <w:pPr>
        <w:numPr>
          <w:ilvl w:val="0"/>
          <w:numId w:val="6"/>
        </w:numPr>
        <w:pBdr>
          <w:top w:val="nil"/>
          <w:left w:val="nil"/>
          <w:bottom w:val="nil"/>
          <w:right w:val="nil"/>
          <w:between w:val="nil"/>
        </w:pBdr>
        <w:spacing w:after="0"/>
        <w:rPr>
          <w:lang w:val="en-US"/>
        </w:rPr>
      </w:pPr>
      <w:r w:rsidRPr="00C75E91">
        <w:rPr>
          <w:color w:val="000000"/>
          <w:lang w:val="en-US"/>
        </w:rPr>
        <w:t>UberBLACK – very first car service, luxury version of UberX, the year 2010 or newer, black colour, must have black leather interior</w:t>
      </w:r>
      <w:r w:rsidR="000B2734">
        <w:rPr>
          <w:color w:val="000000"/>
          <w:lang w:val="en-US"/>
        </w:rPr>
        <w:t>.</w:t>
      </w:r>
    </w:p>
    <w:p w14:paraId="00000057" w14:textId="36293098" w:rsidR="00223A2A" w:rsidRPr="00C75E91" w:rsidRDefault="00105CFA">
      <w:pPr>
        <w:numPr>
          <w:ilvl w:val="0"/>
          <w:numId w:val="6"/>
        </w:numPr>
        <w:pBdr>
          <w:top w:val="nil"/>
          <w:left w:val="nil"/>
          <w:bottom w:val="nil"/>
          <w:right w:val="nil"/>
          <w:between w:val="nil"/>
        </w:pBdr>
        <w:spacing w:after="0"/>
        <w:rPr>
          <w:lang w:val="en-US"/>
        </w:rPr>
      </w:pPr>
      <w:r w:rsidRPr="00C75E91">
        <w:rPr>
          <w:color w:val="000000"/>
          <w:lang w:val="en-US"/>
        </w:rPr>
        <w:t>UberSELECT – similar to UberBLACK, but the car does not have to be black, the year 2007 or newer, leather interior, working A/C</w:t>
      </w:r>
      <w:r w:rsidR="000B2734">
        <w:rPr>
          <w:color w:val="000000"/>
          <w:lang w:val="en-US"/>
        </w:rPr>
        <w:t>.</w:t>
      </w:r>
    </w:p>
    <w:p w14:paraId="00000058" w14:textId="417311D0" w:rsidR="00223A2A" w:rsidRPr="00C75E91" w:rsidRDefault="00105CFA">
      <w:pPr>
        <w:numPr>
          <w:ilvl w:val="0"/>
          <w:numId w:val="6"/>
        </w:numPr>
        <w:pBdr>
          <w:top w:val="nil"/>
          <w:left w:val="nil"/>
          <w:bottom w:val="nil"/>
          <w:right w:val="nil"/>
          <w:between w:val="nil"/>
        </w:pBdr>
        <w:spacing w:after="0"/>
        <w:rPr>
          <w:lang w:val="en-US"/>
        </w:rPr>
      </w:pPr>
      <w:r w:rsidRPr="00C75E91">
        <w:rPr>
          <w:color w:val="000000"/>
          <w:lang w:val="en-US"/>
        </w:rPr>
        <w:t>UberXL – inexpensive car service, the year 2006 or newer, space to fit at least 6 riders</w:t>
      </w:r>
      <w:r w:rsidR="000B2734">
        <w:rPr>
          <w:color w:val="000000"/>
          <w:lang w:val="en-US"/>
        </w:rPr>
        <w:t>.</w:t>
      </w:r>
      <w:r w:rsidRPr="00C75E91">
        <w:rPr>
          <w:color w:val="000000"/>
          <w:lang w:val="en-US"/>
        </w:rPr>
        <w:t xml:space="preserve"> </w:t>
      </w:r>
    </w:p>
    <w:p w14:paraId="00000059" w14:textId="7FEC7B46" w:rsidR="00223A2A" w:rsidRPr="00C75E91" w:rsidRDefault="00105CFA">
      <w:pPr>
        <w:numPr>
          <w:ilvl w:val="0"/>
          <w:numId w:val="6"/>
        </w:numPr>
        <w:pBdr>
          <w:top w:val="nil"/>
          <w:left w:val="nil"/>
          <w:bottom w:val="nil"/>
          <w:right w:val="nil"/>
          <w:between w:val="nil"/>
        </w:pBdr>
        <w:spacing w:after="0"/>
        <w:rPr>
          <w:lang w:val="en-US"/>
        </w:rPr>
      </w:pPr>
      <w:r w:rsidRPr="00C75E91">
        <w:rPr>
          <w:color w:val="000000"/>
          <w:lang w:val="en-US"/>
        </w:rPr>
        <w:lastRenderedPageBreak/>
        <w:t>UberSUV – similar to UberXL but with higher comfort for passengers, the year 2010 or newer, exterior must be black, leather interior</w:t>
      </w:r>
      <w:r w:rsidR="000B2734">
        <w:rPr>
          <w:color w:val="000000"/>
          <w:lang w:val="en-US"/>
        </w:rPr>
        <w:t>.</w:t>
      </w:r>
      <w:r w:rsidRPr="00C75E91">
        <w:rPr>
          <w:color w:val="000000"/>
          <w:lang w:val="en-US"/>
        </w:rPr>
        <w:t xml:space="preserve"> </w:t>
      </w:r>
    </w:p>
    <w:p w14:paraId="0000005A" w14:textId="2E421E3F" w:rsidR="00223A2A" w:rsidRPr="00C75E91" w:rsidRDefault="00105CFA">
      <w:pPr>
        <w:numPr>
          <w:ilvl w:val="0"/>
          <w:numId w:val="6"/>
        </w:numPr>
        <w:pBdr>
          <w:top w:val="nil"/>
          <w:left w:val="nil"/>
          <w:bottom w:val="nil"/>
          <w:right w:val="nil"/>
          <w:between w:val="nil"/>
        </w:pBdr>
        <w:rPr>
          <w:lang w:val="en-US"/>
        </w:rPr>
      </w:pPr>
      <w:r w:rsidRPr="00C75E91">
        <w:rPr>
          <w:color w:val="000000"/>
          <w:lang w:val="en-US"/>
        </w:rPr>
        <w:t>UberLUX – most luxurious, the year 2012 or newer, 4+ doors, leather interior (UberEstimate.com, 2018)</w:t>
      </w:r>
      <w:r w:rsidR="000B2734">
        <w:rPr>
          <w:color w:val="000000"/>
          <w:lang w:val="en-US"/>
        </w:rPr>
        <w:t>.</w:t>
      </w:r>
    </w:p>
    <w:p w14:paraId="374D92F6" w14:textId="77777777" w:rsidR="00C41EAE" w:rsidRDefault="001B0855" w:rsidP="001B0855">
      <w:pPr>
        <w:rPr>
          <w:lang w:val="en-US"/>
        </w:rPr>
      </w:pPr>
      <w:r w:rsidRPr="00C75E91">
        <w:rPr>
          <w:lang w:val="en-US"/>
        </w:rPr>
        <w:t>Currently, Uber is facing an issue about price discrimination due to surge pricing. Customers are being charged differently, based on the demand in the location. The cost of the trip in the certain areas can be even triple than normal price of the trip. This causing a loss for drivers outside the specific areas. Price discrimination is normally prohibited by the Robinson-Patman P</w:t>
      </w:r>
      <w:r w:rsidR="00E11F2A" w:rsidRPr="00C75E91">
        <w:rPr>
          <w:lang w:val="en-US"/>
        </w:rPr>
        <w:t xml:space="preserve">rice Discrimination Act of 1936. </w:t>
      </w:r>
    </w:p>
    <w:p w14:paraId="69A957F0" w14:textId="0F11C209" w:rsidR="00363B76" w:rsidRPr="00C75E91" w:rsidRDefault="00E11F2A" w:rsidP="001B0855">
      <w:pPr>
        <w:rPr>
          <w:lang w:val="en-US"/>
        </w:rPr>
      </w:pPr>
      <w:r w:rsidRPr="00C75E91">
        <w:rPr>
          <w:lang w:val="en-US"/>
        </w:rPr>
        <w:t>This act says that product cannot be given a price advantage for customers, but the loophole of Uber is, that Uber is no a product, Uber is a technology platform. Because of that, Uber is not affected by the Act from 1936. (Griffith, 2019)</w:t>
      </w:r>
    </w:p>
    <w:p w14:paraId="0000005C" w14:textId="77777777" w:rsidR="00223A2A" w:rsidRPr="00C75E91" w:rsidRDefault="00105CFA">
      <w:pPr>
        <w:pStyle w:val="Nadpis3"/>
        <w:numPr>
          <w:ilvl w:val="2"/>
          <w:numId w:val="3"/>
        </w:numPr>
        <w:rPr>
          <w:lang w:val="en-US"/>
        </w:rPr>
      </w:pPr>
      <w:r w:rsidRPr="00C75E91">
        <w:rPr>
          <w:lang w:val="en-US"/>
        </w:rPr>
        <w:t>Liftago</w:t>
      </w:r>
    </w:p>
    <w:p w14:paraId="0000005D" w14:textId="77777777" w:rsidR="00223A2A" w:rsidRPr="00C75E91" w:rsidRDefault="00105CFA">
      <w:pPr>
        <w:rPr>
          <w:lang w:val="en-US"/>
        </w:rPr>
      </w:pPr>
      <w:r w:rsidRPr="00C75E91">
        <w:rPr>
          <w:lang w:val="en-US"/>
        </w:rPr>
        <w:t>Liftago is a Czech start-up that provided taxi services. The communication with drivers is through mobile app and works on a similar principle as Uber. The main difference is that Liftago offers services only with certified taxi drivers. As a user, a person can choose a driver based on his/her portfolio, that includes his/her picture, type of car, arrival time or price. (Liftago, 2017)</w:t>
      </w:r>
    </w:p>
    <w:p w14:paraId="0000005F" w14:textId="77777777" w:rsidR="00223A2A" w:rsidRPr="00C75E91" w:rsidRDefault="00105CFA">
      <w:pPr>
        <w:pStyle w:val="Nadpis3"/>
        <w:numPr>
          <w:ilvl w:val="2"/>
          <w:numId w:val="3"/>
        </w:numPr>
        <w:rPr>
          <w:lang w:val="en-US"/>
        </w:rPr>
      </w:pPr>
      <w:r w:rsidRPr="00C75E91">
        <w:rPr>
          <w:lang w:val="en-US"/>
        </w:rPr>
        <w:t>Blabla Car</w:t>
      </w:r>
    </w:p>
    <w:p w14:paraId="00000060" w14:textId="77777777" w:rsidR="00223A2A" w:rsidRPr="00C75E91" w:rsidRDefault="00105CFA">
      <w:pPr>
        <w:rPr>
          <w:lang w:val="en-US"/>
        </w:rPr>
      </w:pPr>
      <w:r w:rsidRPr="00C75E91">
        <w:rPr>
          <w:lang w:val="en-US"/>
        </w:rPr>
        <w:t>Blabla car is sharing company, founded during Christmas in France in 2006. The idea came from Frédéric Mazzella, in that time Stanford student. The story says that Frédéric wanted to go visit a family in the countryside of France, there were no train tickets and in that time he realized how many people drive alone in their car. Together with two friends, they have built a world’s leading carpooling platform that connects people who are going the same way. Nowadays, Blabla car operates in 22 countries and has over 80 million members. (BlaBlaCar, c2019)</w:t>
      </w:r>
    </w:p>
    <w:p w14:paraId="43A3193D" w14:textId="6D3C4C8E" w:rsidR="00EF446B" w:rsidRPr="00C75E91" w:rsidRDefault="00105CFA">
      <w:pPr>
        <w:rPr>
          <w:lang w:val="en-US"/>
        </w:rPr>
      </w:pPr>
      <w:r w:rsidRPr="00C75E91">
        <w:rPr>
          <w:lang w:val="en-US"/>
        </w:rPr>
        <w:t>The difference between Uber, Liftago and Blabla car is that Blabla car is not profitable for the driver. He/She is paid the amount that covers fare costs such as fuel. Because of that, Blabla car is not a part of difficulties with taxi drivers such as the strike in spring 2019. Even the founders say that they do not want drivers to have a profit, because if they do, the driver would need a licence and Blabla car could face a regulation issues. (De pommereau, 2014)</w:t>
      </w:r>
    </w:p>
    <w:p w14:paraId="00000063" w14:textId="77777777" w:rsidR="00223A2A" w:rsidRPr="00C75E91" w:rsidRDefault="00105CFA">
      <w:pPr>
        <w:pStyle w:val="Nadpis3"/>
        <w:numPr>
          <w:ilvl w:val="2"/>
          <w:numId w:val="3"/>
        </w:numPr>
        <w:rPr>
          <w:lang w:val="en-US"/>
        </w:rPr>
      </w:pPr>
      <w:r w:rsidRPr="00C75E91">
        <w:rPr>
          <w:lang w:val="en-US"/>
        </w:rPr>
        <w:lastRenderedPageBreak/>
        <w:t>SharyGo</w:t>
      </w:r>
    </w:p>
    <w:p w14:paraId="00000068" w14:textId="3B9F5A55" w:rsidR="00223A2A" w:rsidRPr="00C75E91" w:rsidRDefault="00105CFA">
      <w:pPr>
        <w:rPr>
          <w:lang w:val="en-US"/>
        </w:rPr>
      </w:pPr>
      <w:r w:rsidRPr="00C75E91">
        <w:rPr>
          <w:lang w:val="en-US"/>
        </w:rPr>
        <w:t>SharyGo is another Czech star-up, founded in 2015, that is focused on sharing economy. Unlike other companies, this start-up is not focused on only one product (car, bike, etc.). SharyGo offers a huge number of products that people use in daily life. It could be bikes and cars, but also electronics, tools, furniture, constructions, things for gardening, travelling and camping or even clothes. SharyGo is one of the quickest growing companies on the Czech market. (SharyGo, 2018)</w:t>
      </w:r>
      <w:r w:rsidR="000B2734">
        <w:rPr>
          <w:lang w:val="en-US"/>
        </w:rPr>
        <w:t xml:space="preserve"> </w:t>
      </w:r>
      <w:r w:rsidR="00B2652C" w:rsidRPr="00B2652C">
        <w:rPr>
          <w:lang w:val="en-US"/>
        </w:rPr>
        <w:t>All goods have to be described and valued before someone can rent them. Customer chooses the product, dates and then send the tentative order. The owner has 24 hours to respond but it usually takes only a few minutes. The next step is payment and after receiving the right amount, the goods are ready for handover that is usually realized the same day</w:t>
      </w:r>
      <w:r w:rsidRPr="00C75E91">
        <w:rPr>
          <w:lang w:val="en-US"/>
        </w:rPr>
        <w:t xml:space="preserve">. (Divinová, 2017) </w:t>
      </w:r>
    </w:p>
    <w:p w14:paraId="00000069" w14:textId="77777777" w:rsidR="00223A2A" w:rsidRPr="00C75E91" w:rsidRDefault="00105CFA">
      <w:pPr>
        <w:pStyle w:val="Nadpis3"/>
        <w:numPr>
          <w:ilvl w:val="2"/>
          <w:numId w:val="3"/>
        </w:numPr>
        <w:rPr>
          <w:lang w:val="en-US"/>
        </w:rPr>
      </w:pPr>
      <w:r w:rsidRPr="00C75E91">
        <w:rPr>
          <w:lang w:val="en-US"/>
        </w:rPr>
        <w:t>Rekola</w:t>
      </w:r>
    </w:p>
    <w:p w14:paraId="00000076" w14:textId="592B24D4" w:rsidR="00223A2A" w:rsidRPr="00C75E91" w:rsidRDefault="00105CFA" w:rsidP="00C41EAE">
      <w:pPr>
        <w:rPr>
          <w:lang w:val="en-US"/>
        </w:rPr>
      </w:pPr>
      <w:r w:rsidRPr="00C75E91">
        <w:rPr>
          <w:lang w:val="en-US"/>
        </w:rPr>
        <w:t xml:space="preserve">The company was founded in 2013 with thought, that every city deserves own system of bike-sharing, without millions on accounts. They share the idea that bike is useful and entertaining transport in cities. In the beginning, bikes were old, from people who </w:t>
      </w:r>
      <w:r w:rsidRPr="00C75E91">
        <w:rPr>
          <w:highlight w:val="yellow"/>
          <w:lang w:val="en-US"/>
        </w:rPr>
        <w:t>have had</w:t>
      </w:r>
      <w:r w:rsidRPr="00C75E91">
        <w:rPr>
          <w:lang w:val="en-US"/>
        </w:rPr>
        <w:t xml:space="preserve"> forgotten bikes in the basement. Group of volunteers has spent hours with servicing and painting bikes. (Bikes are pink – less stealing and they are more visible)</w:t>
      </w:r>
      <w:r w:rsidR="00266935">
        <w:rPr>
          <w:lang w:val="en-US"/>
        </w:rPr>
        <w:t xml:space="preserve"> </w:t>
      </w:r>
      <w:r w:rsidRPr="00C75E91">
        <w:rPr>
          <w:lang w:val="en-US"/>
        </w:rPr>
        <w:t>Nowadays, bikes are available in bigger cities in the Czech Republic, such as Prague, Brno, České Budějovice etc. In 2016, Rekola had 95 000 borrowings. (Rekola Bikesharing s.r.o., n.d.)</w:t>
      </w:r>
      <w:r w:rsidR="00266935">
        <w:rPr>
          <w:lang w:val="en-US"/>
        </w:rPr>
        <w:t xml:space="preserve"> </w:t>
      </w:r>
      <w:r w:rsidRPr="00C75E91">
        <w:rPr>
          <w:lang w:val="en-US"/>
        </w:rPr>
        <w:t>Bikes borrowing is very simple. All a person needs is an app on the phone, there he/she will see a map where all the bikes are with their current location. After finding the bike, it is necessary to put the code that is written on the bike into the app and then a person will get the code for unlocking the bike. After riding, it is necessary to lock the bike and take a picture of it. The location is then saved, and the bike is ready for the next user. The money will be deducted from the rider account according to the time spent on the bike.</w:t>
      </w:r>
    </w:p>
    <w:p w14:paraId="00000077" w14:textId="77777777" w:rsidR="00223A2A" w:rsidRPr="00C75E91" w:rsidRDefault="00105CFA">
      <w:pPr>
        <w:pStyle w:val="Nadpis2"/>
        <w:numPr>
          <w:ilvl w:val="1"/>
          <w:numId w:val="3"/>
        </w:numPr>
        <w:rPr>
          <w:lang w:val="en-US"/>
        </w:rPr>
      </w:pPr>
      <w:r w:rsidRPr="00C75E91">
        <w:rPr>
          <w:lang w:val="en-US"/>
        </w:rPr>
        <w:t>Shared accommodation</w:t>
      </w:r>
    </w:p>
    <w:p w14:paraId="443D33EA" w14:textId="3D51D328" w:rsidR="008B2958" w:rsidRDefault="00105CFA">
      <w:pPr>
        <w:rPr>
          <w:lang w:val="en-US"/>
        </w:rPr>
      </w:pPr>
      <w:r w:rsidRPr="00C75E91">
        <w:rPr>
          <w:lang w:val="en-US"/>
        </w:rPr>
        <w:t>The principle of shared accommodation is known for many years, when people share their living with people that are not family members. The reason for this type of living is growing rents and basically unaffordability to rent for example whole apartment. The majority of people who live like this are single, mostly young people, for example students. (Heath, Davies, Edwards, &amp; Scicluna, 2017)</w:t>
      </w:r>
      <w:r w:rsidR="00266935">
        <w:rPr>
          <w:lang w:val="en-US"/>
        </w:rPr>
        <w:t xml:space="preserve"> </w:t>
      </w:r>
      <w:r w:rsidRPr="00C75E91">
        <w:rPr>
          <w:lang w:val="en-US"/>
        </w:rPr>
        <w:t xml:space="preserve">However, shared accommodation on which this thesis focused, has different principle. </w:t>
      </w:r>
    </w:p>
    <w:p w14:paraId="0000007C" w14:textId="59B35D2A" w:rsidR="00223A2A" w:rsidRPr="00C75E91" w:rsidRDefault="00105CFA">
      <w:pPr>
        <w:rPr>
          <w:sz w:val="6"/>
          <w:lang w:val="en-US"/>
        </w:rPr>
      </w:pPr>
      <w:r w:rsidRPr="00C75E91">
        <w:rPr>
          <w:lang w:val="en-US"/>
        </w:rPr>
        <w:lastRenderedPageBreak/>
        <w:t xml:space="preserve">While the principle from a paragraph above is long-term, modern shared accommodation is mostly short-term, for holiday rent, business trip etc. Shared economy in general experienced rapid growth in the past five years and expressly shared accommodation is growing due to demand preferences changes. </w:t>
      </w:r>
      <w:r w:rsidR="009A3543" w:rsidRPr="00C75E91">
        <w:rPr>
          <w:lang w:val="en-US"/>
        </w:rPr>
        <w:t>Travelers</w:t>
      </w:r>
      <w:r w:rsidRPr="00C75E91">
        <w:rPr>
          <w:lang w:val="en-US"/>
        </w:rPr>
        <w:t xml:space="preserve"> prefer to organize their own pr</w:t>
      </w:r>
      <w:r w:rsidR="009A3543">
        <w:rPr>
          <w:lang w:val="en-US"/>
        </w:rPr>
        <w:t>o</w:t>
      </w:r>
      <w:r w:rsidRPr="00C75E91">
        <w:rPr>
          <w:lang w:val="en-US"/>
        </w:rPr>
        <w:t>gram, they are not seeking for support of travel companies and they like the benefit of the apartment, feeling like being at home. (Surugiu, Surugiu, &amp; Mazilescu, 2019)</w:t>
      </w:r>
      <w:r w:rsidR="00365E51">
        <w:rPr>
          <w:lang w:val="en-US"/>
        </w:rPr>
        <w:t xml:space="preserve"> </w:t>
      </w:r>
      <w:r w:rsidRPr="00C75E91">
        <w:rPr>
          <w:lang w:val="en-US"/>
        </w:rPr>
        <w:t xml:space="preserve">The following part of the thesis describes the most known companies. Some of them are international, some of them operate just in the Czech Republic. </w:t>
      </w:r>
    </w:p>
    <w:p w14:paraId="0000007D" w14:textId="77777777" w:rsidR="00223A2A" w:rsidRPr="00C75E91" w:rsidRDefault="00105CFA">
      <w:pPr>
        <w:pStyle w:val="Nadpis3"/>
        <w:numPr>
          <w:ilvl w:val="2"/>
          <w:numId w:val="3"/>
        </w:numPr>
        <w:rPr>
          <w:lang w:val="en-US"/>
        </w:rPr>
      </w:pPr>
      <w:r w:rsidRPr="00C75E91">
        <w:rPr>
          <w:lang w:val="en-US"/>
        </w:rPr>
        <w:t>AirBnB</w:t>
      </w:r>
    </w:p>
    <w:p w14:paraId="1C83F62F" w14:textId="399E038C" w:rsidR="00EF446B" w:rsidRPr="00C75E91" w:rsidRDefault="00105CFA" w:rsidP="00EF446B">
      <w:pPr>
        <w:rPr>
          <w:lang w:val="en-US"/>
        </w:rPr>
      </w:pPr>
      <w:r w:rsidRPr="00C75E91">
        <w:rPr>
          <w:lang w:val="en-US"/>
        </w:rPr>
        <w:t>AirBnB is probably the most famous portal for sharing accommodation. The company was founded in 2008 by schoolmates, Brian Chesky, Joe Gebbia and Nathan Blecharczyk. The company is headquartered in San Francisco, California and currently has about 3100 employees.</w:t>
      </w:r>
      <w:r w:rsidR="00365E51">
        <w:rPr>
          <w:lang w:val="en-US"/>
        </w:rPr>
        <w:t xml:space="preserve"> </w:t>
      </w:r>
      <w:r w:rsidRPr="00C75E91">
        <w:rPr>
          <w:i/>
          <w:lang w:val="en-US"/>
        </w:rPr>
        <w:t>“Airbnb’s mission is to create a world where people can belong through healthy travel that is local, authentic, diverse, inclusive and sustainable.”</w:t>
      </w:r>
      <w:r w:rsidR="008B2958">
        <w:rPr>
          <w:i/>
          <w:lang w:val="en-US"/>
        </w:rPr>
        <w:t xml:space="preserve"> </w:t>
      </w:r>
      <w:r w:rsidR="008B2958" w:rsidRPr="00C75E91">
        <w:rPr>
          <w:lang w:val="en-US"/>
        </w:rPr>
        <w:t>Air</w:t>
      </w:r>
      <w:r w:rsidR="008B2958">
        <w:rPr>
          <w:lang w:val="en-US"/>
        </w:rPr>
        <w:t>B</w:t>
      </w:r>
      <w:r w:rsidR="008B2958" w:rsidRPr="00C75E91">
        <w:rPr>
          <w:lang w:val="en-US"/>
        </w:rPr>
        <w:t>n</w:t>
      </w:r>
      <w:r w:rsidR="008B2958">
        <w:rPr>
          <w:lang w:val="en-US"/>
        </w:rPr>
        <w:t>B</w:t>
      </w:r>
      <w:r w:rsidRPr="00C75E91">
        <w:rPr>
          <w:lang w:val="en-US"/>
        </w:rPr>
        <w:t xml:space="preserve"> offers more than 5 million places to stay, operates in more than 81000 cities in 191 countries in the whole world. The access to the service is via the website and mobile app. (Airbnb, 2018)</w:t>
      </w:r>
    </w:p>
    <w:p w14:paraId="00000087" w14:textId="011F416A" w:rsidR="00223A2A" w:rsidRPr="00C75E91" w:rsidRDefault="00105CFA">
      <w:pPr>
        <w:rPr>
          <w:lang w:val="en-US"/>
        </w:rPr>
      </w:pPr>
      <w:r w:rsidRPr="00C75E91">
        <w:rPr>
          <w:lang w:val="en-US"/>
        </w:rPr>
        <w:t>Largest Airbnb cities outside of the US are Paris (47 000 places), London (31 000), Rome, Rio de Janeiro, Barcelona, all about 19 000 places, Copenhagen (15 000), Milan (14 000), Sydney and Amsterdam (13 000).</w:t>
      </w:r>
      <w:r w:rsidR="00970BBA">
        <w:rPr>
          <w:lang w:val="en-US"/>
        </w:rPr>
        <w:t xml:space="preserve"> </w:t>
      </w:r>
      <w:r w:rsidRPr="00C75E91">
        <w:rPr>
          <w:lang w:val="en-US"/>
        </w:rPr>
        <w:t>The most money makes hosts in London, Dubai, Zermatt, Cannes, Venice and Sydney and the cheapest accommodation can offer Salvador, Havana, Sarajevo, Bucharest, Sochi and Sofia. The highest AirBnB demand is in Tokyo, Melbourne, Osaka, Vancouver, Lisbon, Berlin and Amsterdam. (Shatford, c2015-2018)</w:t>
      </w:r>
      <w:r w:rsidR="00970BBA">
        <w:rPr>
          <w:lang w:val="en-US"/>
        </w:rPr>
        <w:t xml:space="preserve"> </w:t>
      </w:r>
      <w:r w:rsidRPr="00C75E91">
        <w:rPr>
          <w:lang w:val="en-US"/>
        </w:rPr>
        <w:t xml:space="preserve">Booking home on AirBnB is very simple. Guests can search for a place using filters such as size, location, price and dates. Before booking, personal and payment information is necessary to provide to the host and after that, a person just has to wait for the message of acceptance. Hosts </w:t>
      </w:r>
      <w:r w:rsidR="008C77C5" w:rsidRPr="00C75E91">
        <w:rPr>
          <w:lang w:val="en-US"/>
        </w:rPr>
        <w:t>choose</w:t>
      </w:r>
      <w:r w:rsidRPr="00C75E91">
        <w:rPr>
          <w:lang w:val="en-US"/>
        </w:rPr>
        <w:t xml:space="preserve"> which dates they would like to accommodate someone and then it is time to wait for guests.</w:t>
      </w:r>
    </w:p>
    <w:p w14:paraId="00000088" w14:textId="0427007C" w:rsidR="00223A2A" w:rsidRPr="00C75E91" w:rsidRDefault="00C10FB8">
      <w:pPr>
        <w:rPr>
          <w:lang w:val="en-US"/>
        </w:rPr>
      </w:pPr>
      <w:r w:rsidRPr="00C75E91">
        <w:rPr>
          <w:lang w:val="en-US"/>
        </w:rPr>
        <w:t xml:space="preserve">While some people really love the idea of AirBnB, AirBnB is becoming a quite controversial topic to discuss. For tourist, the idea of cheaper accommodation might sounds phenomenal, but for people who live in the cities such as Amsterdam, Berlin or others often visited, AirBnB is becoming a bit a nightmare. The prices of apartments are growing rapidly </w:t>
      </w:r>
      <w:r w:rsidR="008C77C5" w:rsidRPr="00C75E91">
        <w:rPr>
          <w:lang w:val="en-US"/>
        </w:rPr>
        <w:t xml:space="preserve">fast, AirBnB owners sometimes do not pay taxes, especially young </w:t>
      </w:r>
      <w:r w:rsidR="008C77C5" w:rsidRPr="00C75E91">
        <w:rPr>
          <w:lang w:val="en-US"/>
        </w:rPr>
        <w:lastRenderedPageBreak/>
        <w:t>tourist on holiday might be loud, so having an apartment next to the AirBnB place might not be very pleasant. (Heckman, 2017)</w:t>
      </w:r>
    </w:p>
    <w:p w14:paraId="00000089" w14:textId="77777777" w:rsidR="00223A2A" w:rsidRPr="00C75E91" w:rsidRDefault="00105CFA" w:rsidP="00EF446B">
      <w:pPr>
        <w:pStyle w:val="Nadpis4"/>
        <w:rPr>
          <w:lang w:val="en-US"/>
        </w:rPr>
      </w:pPr>
      <w:r w:rsidRPr="00C75E91">
        <w:rPr>
          <w:lang w:val="en-US"/>
        </w:rPr>
        <w:t>AirBnB advantages vs disadvantages for users</w:t>
      </w:r>
    </w:p>
    <w:p w14:paraId="0000008A" w14:textId="77777777" w:rsidR="00223A2A" w:rsidRPr="00C75E91" w:rsidRDefault="00105CFA" w:rsidP="00EF446B">
      <w:pPr>
        <w:pStyle w:val="Zdroje"/>
        <w:ind w:firstLine="0"/>
        <w:jc w:val="left"/>
        <w:rPr>
          <w:lang w:val="en-US"/>
        </w:rPr>
      </w:pPr>
      <w:r w:rsidRPr="00C75E91">
        <w:rPr>
          <w:lang w:val="en-US"/>
        </w:rPr>
        <w:t>Table 2 Advantages and disadvantages of shared accommodation</w:t>
      </w:r>
    </w:p>
    <w:tbl>
      <w:tblPr>
        <w:tblStyle w:val="2"/>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6"/>
      </w:tblGrid>
      <w:tr w:rsidR="00223A2A" w:rsidRPr="00C75E91" w14:paraId="2AE208FF" w14:textId="77777777">
        <w:tc>
          <w:tcPr>
            <w:tcW w:w="4247" w:type="dxa"/>
          </w:tcPr>
          <w:p w14:paraId="0000008B" w14:textId="77777777" w:rsidR="00223A2A" w:rsidRPr="00C75E91" w:rsidRDefault="00105CFA">
            <w:pPr>
              <w:pStyle w:val="Nadpis4"/>
              <w:outlineLvl w:val="3"/>
              <w:rPr>
                <w:lang w:val="en-US"/>
              </w:rPr>
            </w:pPr>
            <w:r w:rsidRPr="00C75E91">
              <w:rPr>
                <w:lang w:val="en-US"/>
              </w:rPr>
              <w:t>Advantages</w:t>
            </w:r>
          </w:p>
        </w:tc>
        <w:tc>
          <w:tcPr>
            <w:tcW w:w="4246" w:type="dxa"/>
          </w:tcPr>
          <w:p w14:paraId="0000008C" w14:textId="77777777" w:rsidR="00223A2A" w:rsidRPr="00C75E91" w:rsidRDefault="00105CFA">
            <w:pPr>
              <w:pStyle w:val="Nadpis4"/>
              <w:outlineLvl w:val="3"/>
              <w:rPr>
                <w:lang w:val="en-US"/>
              </w:rPr>
            </w:pPr>
            <w:r w:rsidRPr="00C75E91">
              <w:rPr>
                <w:lang w:val="en-US"/>
              </w:rPr>
              <w:t>Disadvantages</w:t>
            </w:r>
          </w:p>
        </w:tc>
      </w:tr>
      <w:tr w:rsidR="00223A2A" w:rsidRPr="00C75E91" w14:paraId="3C7FFA46" w14:textId="77777777">
        <w:tc>
          <w:tcPr>
            <w:tcW w:w="4247" w:type="dxa"/>
          </w:tcPr>
          <w:p w14:paraId="0000008D" w14:textId="77777777" w:rsidR="00223A2A" w:rsidRPr="00C75E91" w:rsidRDefault="00105CFA">
            <w:pPr>
              <w:pStyle w:val="Nadpis5"/>
              <w:outlineLvl w:val="4"/>
              <w:rPr>
                <w:lang w:val="en-US"/>
              </w:rPr>
            </w:pPr>
            <w:r w:rsidRPr="00C75E91">
              <w:rPr>
                <w:lang w:val="en-US"/>
              </w:rPr>
              <w:t>Sometimes cheaper accommodation</w:t>
            </w:r>
          </w:p>
        </w:tc>
        <w:tc>
          <w:tcPr>
            <w:tcW w:w="4246" w:type="dxa"/>
          </w:tcPr>
          <w:p w14:paraId="0000008E" w14:textId="77777777" w:rsidR="00223A2A" w:rsidRPr="00C75E91" w:rsidRDefault="00105CFA">
            <w:pPr>
              <w:pStyle w:val="Nadpis5"/>
              <w:outlineLvl w:val="4"/>
              <w:rPr>
                <w:lang w:val="en-US"/>
              </w:rPr>
            </w:pPr>
            <w:r w:rsidRPr="00C75E91">
              <w:rPr>
                <w:lang w:val="en-US"/>
              </w:rPr>
              <w:t>Trustworthiness</w:t>
            </w:r>
          </w:p>
        </w:tc>
      </w:tr>
      <w:tr w:rsidR="00223A2A" w:rsidRPr="00C75E91" w14:paraId="14B12EE4" w14:textId="77777777">
        <w:trPr>
          <w:trHeight w:val="240"/>
        </w:trPr>
        <w:tc>
          <w:tcPr>
            <w:tcW w:w="4247" w:type="dxa"/>
          </w:tcPr>
          <w:p w14:paraId="0000008F" w14:textId="77777777" w:rsidR="00223A2A" w:rsidRPr="00C75E91" w:rsidRDefault="00105CFA">
            <w:pPr>
              <w:pStyle w:val="Nadpis5"/>
              <w:outlineLvl w:val="4"/>
              <w:rPr>
                <w:lang w:val="en-US"/>
              </w:rPr>
            </w:pPr>
            <w:r w:rsidRPr="00C75E91">
              <w:rPr>
                <w:lang w:val="en-US"/>
              </w:rPr>
              <w:t>Mostly more space than in hotel</w:t>
            </w:r>
          </w:p>
        </w:tc>
        <w:tc>
          <w:tcPr>
            <w:tcW w:w="4246" w:type="dxa"/>
          </w:tcPr>
          <w:p w14:paraId="00000090" w14:textId="77777777" w:rsidR="00223A2A" w:rsidRPr="00C75E91" w:rsidRDefault="00105CFA">
            <w:pPr>
              <w:pStyle w:val="Nadpis5"/>
              <w:outlineLvl w:val="4"/>
              <w:rPr>
                <w:lang w:val="en-US"/>
              </w:rPr>
            </w:pPr>
            <w:r w:rsidRPr="00C75E91">
              <w:rPr>
                <w:lang w:val="en-US"/>
              </w:rPr>
              <w:t>Security</w:t>
            </w:r>
          </w:p>
        </w:tc>
      </w:tr>
      <w:tr w:rsidR="00223A2A" w:rsidRPr="00C75E91" w14:paraId="6C60A409" w14:textId="77777777">
        <w:tc>
          <w:tcPr>
            <w:tcW w:w="4247" w:type="dxa"/>
          </w:tcPr>
          <w:p w14:paraId="00000091" w14:textId="2AEF6FC9" w:rsidR="00223A2A" w:rsidRPr="00C75E91" w:rsidRDefault="00105CFA">
            <w:pPr>
              <w:pStyle w:val="Nadpis5"/>
              <w:outlineLvl w:val="4"/>
              <w:rPr>
                <w:lang w:val="en-US"/>
              </w:rPr>
            </w:pPr>
            <w:r w:rsidRPr="00C75E91">
              <w:rPr>
                <w:lang w:val="en-US"/>
              </w:rPr>
              <w:t xml:space="preserve">Local </w:t>
            </w:r>
            <w:r w:rsidR="005A7C52" w:rsidRPr="00C75E91">
              <w:rPr>
                <w:lang w:val="en-US"/>
              </w:rPr>
              <w:t>neighborhood</w:t>
            </w:r>
          </w:p>
        </w:tc>
        <w:tc>
          <w:tcPr>
            <w:tcW w:w="4246" w:type="dxa"/>
          </w:tcPr>
          <w:p w14:paraId="00000092" w14:textId="77777777" w:rsidR="00223A2A" w:rsidRPr="00C75E91" w:rsidRDefault="00105CFA">
            <w:pPr>
              <w:pStyle w:val="Nadpis5"/>
              <w:outlineLvl w:val="4"/>
              <w:rPr>
                <w:lang w:val="en-US"/>
              </w:rPr>
            </w:pPr>
            <w:r w:rsidRPr="00C75E91">
              <w:rPr>
                <w:lang w:val="en-US"/>
              </w:rPr>
              <w:t>Communication with host</w:t>
            </w:r>
          </w:p>
        </w:tc>
      </w:tr>
      <w:tr w:rsidR="00223A2A" w:rsidRPr="00C75E91" w14:paraId="5281EAD9" w14:textId="77777777">
        <w:tc>
          <w:tcPr>
            <w:tcW w:w="4247" w:type="dxa"/>
          </w:tcPr>
          <w:p w14:paraId="00000093" w14:textId="77777777" w:rsidR="00223A2A" w:rsidRPr="00C75E91" w:rsidRDefault="00105CFA">
            <w:pPr>
              <w:pStyle w:val="Nadpis5"/>
              <w:outlineLvl w:val="4"/>
              <w:rPr>
                <w:lang w:val="en-US"/>
              </w:rPr>
            </w:pPr>
            <w:r w:rsidRPr="00C75E91">
              <w:rPr>
                <w:lang w:val="en-US"/>
              </w:rPr>
              <w:t>The feel being at home</w:t>
            </w:r>
          </w:p>
        </w:tc>
        <w:tc>
          <w:tcPr>
            <w:tcW w:w="4246" w:type="dxa"/>
          </w:tcPr>
          <w:p w14:paraId="00000094" w14:textId="77777777" w:rsidR="00223A2A" w:rsidRPr="00C75E91" w:rsidRDefault="00223A2A">
            <w:pPr>
              <w:pStyle w:val="Nadpis5"/>
              <w:outlineLvl w:val="4"/>
              <w:rPr>
                <w:lang w:val="en-US"/>
              </w:rPr>
            </w:pPr>
          </w:p>
        </w:tc>
      </w:tr>
    </w:tbl>
    <w:p w14:paraId="00000095" w14:textId="42D935B8" w:rsidR="00223A2A" w:rsidRPr="00C75E91" w:rsidRDefault="00105CFA" w:rsidP="00EF446B">
      <w:pPr>
        <w:pStyle w:val="Zdroje"/>
        <w:rPr>
          <w:lang w:val="en-US"/>
        </w:rPr>
      </w:pPr>
      <w:r w:rsidRPr="00C75E91">
        <w:rPr>
          <w:lang w:val="en-US"/>
        </w:rPr>
        <w:t>Source Aut</w:t>
      </w:r>
      <w:r w:rsidR="00970BBA">
        <w:rPr>
          <w:lang w:val="en-US"/>
        </w:rPr>
        <w:t>h</w:t>
      </w:r>
      <w:r w:rsidRPr="00C75E91">
        <w:rPr>
          <w:lang w:val="en-US"/>
        </w:rPr>
        <w:t>or</w:t>
      </w:r>
    </w:p>
    <w:p w14:paraId="00000097" w14:textId="77777777" w:rsidR="00223A2A" w:rsidRPr="00C75E91" w:rsidRDefault="00105CFA">
      <w:pPr>
        <w:pStyle w:val="Nadpis3"/>
        <w:numPr>
          <w:ilvl w:val="2"/>
          <w:numId w:val="3"/>
        </w:numPr>
        <w:rPr>
          <w:lang w:val="en-US"/>
        </w:rPr>
      </w:pPr>
      <w:r w:rsidRPr="00C75E91">
        <w:rPr>
          <w:lang w:val="en-US"/>
        </w:rPr>
        <w:t>Couchsurfing</w:t>
      </w:r>
    </w:p>
    <w:p w14:paraId="0000009A" w14:textId="503B37AB" w:rsidR="00223A2A" w:rsidRPr="00C75E91" w:rsidRDefault="00105CFA">
      <w:pPr>
        <w:rPr>
          <w:lang w:val="en-US"/>
        </w:rPr>
      </w:pPr>
      <w:r w:rsidRPr="00C75E91">
        <w:rPr>
          <w:lang w:val="en-US"/>
        </w:rPr>
        <w:t>Couchsurfing was founded in 2004 by a small group of people who love travelling, exploring and meeting new people on their journeys around the world. They wanted to change the world by providing opportunities to cultural exchange, meeting locals and not spending an enormous amount of money on accommodation. The platform has grown rapidly and in January 2018 there were 15 000 000 members (including hosts and visitors). Couchsurfing is accessible via website and mobile app as well.</w:t>
      </w:r>
      <w:r w:rsidR="00970BBA">
        <w:rPr>
          <w:lang w:val="en-US"/>
        </w:rPr>
        <w:t xml:space="preserve"> </w:t>
      </w:r>
      <w:r w:rsidRPr="00C75E91">
        <w:rPr>
          <w:lang w:val="en-US"/>
        </w:rPr>
        <w:t xml:space="preserve">The main point of this platform is a gift economy. People offer their couch to the </w:t>
      </w:r>
      <w:r w:rsidR="009A3543" w:rsidRPr="00C75E91">
        <w:rPr>
          <w:lang w:val="en-US"/>
        </w:rPr>
        <w:t>travelers</w:t>
      </w:r>
      <w:r w:rsidRPr="00C75E91">
        <w:rPr>
          <w:lang w:val="en-US"/>
        </w:rPr>
        <w:t xml:space="preserve"> and they are not allowed to charge anything for lodging. That makes travelling accessible to a lot of people. Couchsurfing does not offer only lodging but also organize events for people with the same hobbies, dreams or current location. (Couchsurfing International, 2018)</w:t>
      </w:r>
    </w:p>
    <w:p w14:paraId="322DD8D8" w14:textId="7EF4DDD1" w:rsidR="00EF446B" w:rsidRPr="00C75E91" w:rsidRDefault="00105CFA">
      <w:pPr>
        <w:rPr>
          <w:lang w:val="en-US"/>
        </w:rPr>
      </w:pPr>
      <w:r w:rsidRPr="00C75E91">
        <w:rPr>
          <w:lang w:val="en-US"/>
        </w:rPr>
        <w:t xml:space="preserve">Both visitors and hosts need to set up an online identity, they share how they live, what they do in life, hobbies etc. A visitor will search for lodging in the destination and </w:t>
      </w:r>
      <w:r w:rsidRPr="00C75E91">
        <w:rPr>
          <w:shd w:val="clear" w:color="auto" w:fill="FF9900"/>
          <w:lang w:val="en-US"/>
        </w:rPr>
        <w:t>him/she</w:t>
      </w:r>
      <w:r w:rsidRPr="00C75E91">
        <w:rPr>
          <w:lang w:val="en-US"/>
        </w:rPr>
        <w:t xml:space="preserve"> can choose host by sending the request. A host can accept you or not, that depends on her/his decision. Reviews are powerful tools for finding accommodation and for finding a suitable visitor. In the beginning, it might be difficult for both hosts and visitors, because it seems a little dangerous to invite home completely stranger, or to accommodate in someone else's home if a person does not know anything about the other person.</w:t>
      </w:r>
    </w:p>
    <w:p w14:paraId="000000A6" w14:textId="77777777" w:rsidR="00223A2A" w:rsidRPr="00C75E91" w:rsidRDefault="00105CFA">
      <w:pPr>
        <w:pStyle w:val="Nadpis3"/>
        <w:numPr>
          <w:ilvl w:val="2"/>
          <w:numId w:val="3"/>
        </w:numPr>
        <w:rPr>
          <w:lang w:val="en-US"/>
        </w:rPr>
      </w:pPr>
      <w:r w:rsidRPr="00C75E91">
        <w:rPr>
          <w:lang w:val="en-US"/>
        </w:rPr>
        <w:t>Flatio</w:t>
      </w:r>
    </w:p>
    <w:p w14:paraId="1C55E516" w14:textId="071E6AD8" w:rsidR="009A3543" w:rsidRDefault="00105CFA">
      <w:pPr>
        <w:rPr>
          <w:lang w:val="en-US"/>
        </w:rPr>
      </w:pPr>
      <w:r w:rsidRPr="00C75E91">
        <w:rPr>
          <w:lang w:val="en-US"/>
        </w:rPr>
        <w:t>Flatio is a Czech company founded in 2015 and the idea is to offer medium terms rentals. They offer fully furnished flats with fair prices, you can rent a flat from 1 month to 1 year. This idea is for people who must travel, and they do not want to give up their home, they can rent it for a certain time and then return home. (Flatio, 2017)</w:t>
      </w:r>
      <w:r w:rsidR="00970BBA">
        <w:rPr>
          <w:lang w:val="en-US"/>
        </w:rPr>
        <w:t xml:space="preserve"> </w:t>
      </w:r>
    </w:p>
    <w:p w14:paraId="000000AB" w14:textId="6C6EBC38" w:rsidR="00223A2A" w:rsidRPr="00C75E91" w:rsidRDefault="00105CFA">
      <w:pPr>
        <w:rPr>
          <w:lang w:val="en-US"/>
        </w:rPr>
      </w:pPr>
      <w:r w:rsidRPr="00C75E91">
        <w:rPr>
          <w:lang w:val="en-US"/>
        </w:rPr>
        <w:lastRenderedPageBreak/>
        <w:t xml:space="preserve">A temporary renter can stay in this flat and meanwhile looking for long term rental, that would suit him/her perfectly. It is not worthy to hurry up with choosing the right place for long term rental, sometimes the time helps to avoid problems in the future. On the other hand, if a person knows that the stay in the city is only for a certain time, it might be a good option to rent a flat with Flatio, because it is not a secret that </w:t>
      </w:r>
      <w:r w:rsidR="00EF446B" w:rsidRPr="00C75E91">
        <w:rPr>
          <w:lang w:val="en-US"/>
        </w:rPr>
        <w:t>property owners</w:t>
      </w:r>
      <w:r w:rsidRPr="00C75E91">
        <w:rPr>
          <w:lang w:val="en-US"/>
        </w:rPr>
        <w:t xml:space="preserve"> prefer long term rental than few months rental.</w:t>
      </w:r>
      <w:r w:rsidR="001656AF">
        <w:rPr>
          <w:lang w:val="en-US"/>
        </w:rPr>
        <w:t xml:space="preserve"> </w:t>
      </w:r>
      <w:r w:rsidRPr="00C75E91">
        <w:rPr>
          <w:lang w:val="en-US"/>
        </w:rPr>
        <w:t>Before choosing the right apartment, visitors can take a virtual tour, view photos, read reviews and landlord’s profile. If a person is not happy with the place, they will pay a hotel room for him and find another place that suits him more.</w:t>
      </w:r>
      <w:r w:rsidR="001656AF">
        <w:rPr>
          <w:lang w:val="en-US"/>
        </w:rPr>
        <w:t xml:space="preserve"> </w:t>
      </w:r>
      <w:r w:rsidRPr="00C75E91">
        <w:rPr>
          <w:lang w:val="en-US"/>
        </w:rPr>
        <w:t>After choosing the place, a guest can book it, after that 19 € will be blocked on the credit card as a registration fee and the need is to set up a personal profile that really matters. The landlord makes decisions according to people ́s profile. Landlord has 24 hours to approve the reservation, then it is necessary to conclude the contract and after that, the flat is guest ́s. (Flatio, 2018)</w:t>
      </w:r>
    </w:p>
    <w:p w14:paraId="000000AC" w14:textId="77777777" w:rsidR="00223A2A" w:rsidRPr="00C75E91" w:rsidRDefault="00105CFA">
      <w:pPr>
        <w:pStyle w:val="Nadpis3"/>
        <w:numPr>
          <w:ilvl w:val="2"/>
          <w:numId w:val="3"/>
        </w:numPr>
        <w:rPr>
          <w:lang w:val="en-US"/>
        </w:rPr>
      </w:pPr>
      <w:r w:rsidRPr="00C75E91">
        <w:rPr>
          <w:lang w:val="en-US"/>
        </w:rPr>
        <w:t>Flatmates.com</w:t>
      </w:r>
    </w:p>
    <w:p w14:paraId="47FF2D8F" w14:textId="34F5949F" w:rsidR="00EF446B" w:rsidRPr="00C75E91" w:rsidRDefault="00105CFA">
      <w:pPr>
        <w:rPr>
          <w:lang w:val="en-US"/>
        </w:rPr>
      </w:pPr>
      <w:r w:rsidRPr="00C75E91">
        <w:rPr>
          <w:lang w:val="en-US"/>
        </w:rPr>
        <w:t>Flatmates is another peer-to-peer listing site for people who are looking for shared homes or for those who are looking for a flatmate. The company is based in Melbourne, Australia and operates only there. The way to find a flatmate is like the others, already mentioned. The first step is to set up a profile with requirements, personality and so one. After that people can search for the right place or for the right flatmate. They can get in touch with the person and then decide whether they want to live with that person. (Flatmates, 2018)</w:t>
      </w:r>
      <w:r w:rsidR="00DA5F1F">
        <w:rPr>
          <w:lang w:val="en-US"/>
        </w:rPr>
        <w:t>. Some other cities also provide this concept, for example in UK it is Flatmate.com.</w:t>
      </w:r>
      <w:r w:rsidR="00DA5F1F" w:rsidRPr="00DA5F1F">
        <w:rPr>
          <w:lang w:val="en-US"/>
        </w:rPr>
        <w:t xml:space="preserve"> </w:t>
      </w:r>
      <w:r w:rsidR="00DA5F1F" w:rsidRPr="00C75E91">
        <w:rPr>
          <w:lang w:val="en-US"/>
        </w:rPr>
        <w:t>(flatmate.com, c1998-2019</w:t>
      </w:r>
    </w:p>
    <w:p w14:paraId="000000B0" w14:textId="77777777" w:rsidR="00223A2A" w:rsidRPr="00C75E91" w:rsidRDefault="00105CFA">
      <w:pPr>
        <w:pStyle w:val="Nadpis3"/>
        <w:numPr>
          <w:ilvl w:val="2"/>
          <w:numId w:val="3"/>
        </w:numPr>
        <w:rPr>
          <w:lang w:val="en-US"/>
        </w:rPr>
      </w:pPr>
      <w:r w:rsidRPr="00C75E91">
        <w:rPr>
          <w:lang w:val="en-US"/>
        </w:rPr>
        <w:t>HomeAway</w:t>
      </w:r>
    </w:p>
    <w:p w14:paraId="000000B2" w14:textId="41E76124" w:rsidR="00223A2A" w:rsidRPr="00C75E91" w:rsidRDefault="00105CFA" w:rsidP="00DA5F1F">
      <w:pPr>
        <w:rPr>
          <w:lang w:val="en-US"/>
        </w:rPr>
      </w:pPr>
      <w:r w:rsidRPr="00C75E91">
        <w:rPr>
          <w:lang w:val="en-US"/>
        </w:rPr>
        <w:t>HomeAway was founded in 2005 by Brian Sharples and Carl Shepherd and has a very similar concept as AirBnB. On this platform, people can find many options for accommodation, beach houses, cabins and condos. The company operates in 190 countries with more than 2 million places to stay.</w:t>
      </w:r>
      <w:r w:rsidR="002B438F" w:rsidRPr="00C75E91">
        <w:rPr>
          <w:lang w:val="en-US"/>
        </w:rPr>
        <w:t xml:space="preserve"> (HomeAway, 2018)</w:t>
      </w:r>
      <w:r w:rsidR="001656AF">
        <w:rPr>
          <w:lang w:val="en-US"/>
        </w:rPr>
        <w:t xml:space="preserve"> </w:t>
      </w:r>
      <w:r w:rsidR="0080679B" w:rsidRPr="00C75E91">
        <w:rPr>
          <w:lang w:val="en-US"/>
        </w:rPr>
        <w:t xml:space="preserve">Probably the biggest difference between AirBnB and Homeaway is that Homeaway does not allows shared places, so travellers will not be sharing the space with the owner or other travellers. </w:t>
      </w:r>
      <w:r w:rsidR="002B438F" w:rsidRPr="00C75E91">
        <w:rPr>
          <w:lang w:val="en-US"/>
        </w:rPr>
        <w:t xml:space="preserve">The second difference is damage insurance, while AirBnB security deposits are not charged in advance, Homeaway enable take refundable damage deposit that can be collect together with the price of rent, and after the stay, if no damage is made, the deposit will be returned. </w:t>
      </w:r>
      <w:r w:rsidR="002B438F" w:rsidRPr="00C75E91">
        <w:rPr>
          <w:rFonts w:ascii="Open Sans" w:hAnsi="Open Sans"/>
          <w:color w:val="333333"/>
          <w:shd w:val="clear" w:color="auto" w:fill="FFFFFF"/>
          <w:lang w:val="en-US"/>
        </w:rPr>
        <w:t>(</w:t>
      </w:r>
      <w:r w:rsidR="002B438F" w:rsidRPr="00C75E91">
        <w:rPr>
          <w:lang w:val="en-US"/>
        </w:rPr>
        <w:t>INFO GLOBAL SERVICES, c2019)</w:t>
      </w:r>
      <w:r w:rsidR="00847767">
        <w:rPr>
          <w:lang w:val="en-US"/>
        </w:rPr>
        <w:t xml:space="preserve"> </w:t>
      </w:r>
      <w:r w:rsidRPr="00C75E91">
        <w:rPr>
          <w:lang w:val="en-US"/>
        </w:rPr>
        <w:t>HomeAway</w:t>
      </w:r>
      <w:r w:rsidR="002B438F" w:rsidRPr="00C75E91">
        <w:rPr>
          <w:lang w:val="en-US"/>
        </w:rPr>
        <w:t xml:space="preserve"> is a member of </w:t>
      </w:r>
      <w:r w:rsidR="002B438F" w:rsidRPr="00C75E91">
        <w:rPr>
          <w:lang w:val="en-US"/>
        </w:rPr>
        <w:lastRenderedPageBreak/>
        <w:t>HomeAway Family,</w:t>
      </w:r>
      <w:r w:rsidRPr="00C75E91">
        <w:rPr>
          <w:lang w:val="en-US"/>
        </w:rPr>
        <w:t xml:space="preserve"> the others are VRBO, VactionRentals.com, Homelidays, Toprural, Stayz and more. The concept is always the same. (HomeAway, 2018)</w:t>
      </w:r>
    </w:p>
    <w:p w14:paraId="000000B4" w14:textId="369E170E" w:rsidR="00223A2A" w:rsidRPr="009A3543" w:rsidRDefault="00105CFA" w:rsidP="009A3543">
      <w:pPr>
        <w:pStyle w:val="Nadpis2"/>
        <w:numPr>
          <w:ilvl w:val="1"/>
          <w:numId w:val="3"/>
        </w:numPr>
        <w:rPr>
          <w:b w:val="0"/>
          <w:lang w:val="en-US"/>
        </w:rPr>
      </w:pPr>
      <w:commentRangeStart w:id="16"/>
      <w:commentRangeStart w:id="17"/>
      <w:commentRangeStart w:id="18"/>
      <w:commentRangeStart w:id="19"/>
      <w:r w:rsidRPr="009A3543">
        <w:rPr>
          <w:b w:val="0"/>
          <w:lang w:val="en-US"/>
        </w:rPr>
        <w:t>HomeAway</w:t>
      </w:r>
      <w:commentRangeEnd w:id="16"/>
      <w:r w:rsidR="001656AF" w:rsidRPr="009A3543">
        <w:rPr>
          <w:b w:val="0"/>
          <w:lang w:val="en-US"/>
        </w:rPr>
        <w:commentReference w:id="16"/>
      </w:r>
      <w:r w:rsidRPr="009A3543">
        <w:rPr>
          <w:b w:val="0"/>
          <w:lang w:val="en-US"/>
        </w:rPr>
        <w:t xml:space="preserve"> vs AirBnB</w:t>
      </w:r>
      <w:commentRangeEnd w:id="17"/>
      <w:r w:rsidRPr="009A3543">
        <w:rPr>
          <w:b w:val="0"/>
          <w:lang w:val="en-US"/>
        </w:rPr>
        <w:commentReference w:id="17"/>
      </w:r>
      <w:commentRangeEnd w:id="18"/>
      <w:r w:rsidR="00DC4FDA" w:rsidRPr="009A3543">
        <w:rPr>
          <w:b w:val="0"/>
          <w:lang w:val="en-US"/>
        </w:rPr>
        <w:commentReference w:id="18"/>
      </w:r>
      <w:commentRangeEnd w:id="19"/>
      <w:r w:rsidR="00EE0A34" w:rsidRPr="009A3543">
        <w:rPr>
          <w:b w:val="0"/>
          <w:lang w:val="en-US"/>
        </w:rPr>
        <w:commentReference w:id="19"/>
      </w:r>
    </w:p>
    <w:p w14:paraId="7A462F52" w14:textId="0D5DA91F" w:rsidR="00CD5600" w:rsidRDefault="00105CFA">
      <w:pPr>
        <w:rPr>
          <w:lang w:val="en-US"/>
        </w:rPr>
      </w:pPr>
      <w:r w:rsidRPr="00C75E91">
        <w:rPr>
          <w:lang w:val="en-US"/>
        </w:rPr>
        <w:t>In this industry, there is a big competition right now</w:t>
      </w:r>
      <w:r w:rsidR="00CD5600">
        <w:rPr>
          <w:lang w:val="en-US"/>
        </w:rPr>
        <w:t xml:space="preserve"> and t</w:t>
      </w:r>
      <w:r w:rsidR="00CD5600" w:rsidRPr="00C75E91">
        <w:rPr>
          <w:lang w:val="en-US"/>
        </w:rPr>
        <w:t>wo biggest competitors are HomeAway and AirBnB</w:t>
      </w:r>
      <w:r w:rsidR="00CD5600">
        <w:rPr>
          <w:lang w:val="en-US"/>
        </w:rPr>
        <w:t xml:space="preserve">. </w:t>
      </w:r>
      <w:r w:rsidR="0096064D" w:rsidRPr="00C75E91">
        <w:rPr>
          <w:lang w:val="en-US"/>
        </w:rPr>
        <w:t>Although they have very similar concept, they still have a few differences.</w:t>
      </w:r>
      <w:r w:rsidR="0096064D">
        <w:rPr>
          <w:lang w:val="en-US"/>
        </w:rPr>
        <w:t xml:space="preserve"> </w:t>
      </w:r>
      <w:r w:rsidR="00CD5600">
        <w:rPr>
          <w:lang w:val="en-US"/>
        </w:rPr>
        <w:t>In th</w:t>
      </w:r>
      <w:r w:rsidR="00DA5F1F">
        <w:rPr>
          <w:lang w:val="en-US"/>
        </w:rPr>
        <w:t>is</w:t>
      </w:r>
      <w:r w:rsidR="00CD5600">
        <w:rPr>
          <w:lang w:val="en-US"/>
        </w:rPr>
        <w:t xml:space="preserve"> paper, there are described more types of shared accommodation, but only these two seem to be comparable thanks to worldwide coverage. </w:t>
      </w:r>
    </w:p>
    <w:p w14:paraId="5BC958D1" w14:textId="001626F4" w:rsidR="00363B76" w:rsidRDefault="0096064D">
      <w:pPr>
        <w:rPr>
          <w:lang w:val="en-US"/>
        </w:rPr>
      </w:pPr>
      <w:r>
        <w:rPr>
          <w:lang w:val="en-US"/>
        </w:rPr>
        <w:t xml:space="preserve">In the table below we can see a comparison between companies. Even though HomeAway was founded earlier than AirBnB, AirBnB is a clear winner of size </w:t>
      </w:r>
      <w:r w:rsidR="000B4880">
        <w:rPr>
          <w:lang w:val="en-US"/>
        </w:rPr>
        <w:t>and</w:t>
      </w:r>
      <w:r>
        <w:rPr>
          <w:lang w:val="en-US"/>
        </w:rPr>
        <w:t xml:space="preserve"> growing popularity. We can assume, that the main reason for fast growth for AirBnB is the option to rent only room, not necessarily the whole house. Home</w:t>
      </w:r>
      <w:r w:rsidR="003851DB">
        <w:rPr>
          <w:lang w:val="en-US"/>
        </w:rPr>
        <w:t>A</w:t>
      </w:r>
      <w:r>
        <w:rPr>
          <w:lang w:val="en-US"/>
        </w:rPr>
        <w:t xml:space="preserve">way seem to be more </w:t>
      </w:r>
      <w:r w:rsidR="003851DB">
        <w:rPr>
          <w:lang w:val="en-US"/>
        </w:rPr>
        <w:t xml:space="preserve">helpful, because they offer support to the host and visitors no matter situations, but AirBnB only when really needed, otherwise they leave host and visitor to try to solve the issue. Also, HomeAway offer much longer period to leave a review than AirBnB. </w:t>
      </w:r>
    </w:p>
    <w:p w14:paraId="50292625" w14:textId="2499605C" w:rsidR="0096064D" w:rsidRDefault="0096064D" w:rsidP="0096064D">
      <w:pPr>
        <w:pStyle w:val="Zdroje"/>
        <w:jc w:val="left"/>
      </w:pPr>
      <w:r>
        <w:t xml:space="preserve">Table </w:t>
      </w:r>
      <w:fldSimple w:instr=" SEQ Table \* ARABIC ">
        <w:r w:rsidR="000A5A00">
          <w:rPr>
            <w:noProof/>
          </w:rPr>
          <w:t>1</w:t>
        </w:r>
      </w:fldSimple>
      <w:r>
        <w:t xml:space="preserve"> HomeAway and AirBnB comparison</w:t>
      </w:r>
    </w:p>
    <w:tbl>
      <w:tblPr>
        <w:tblStyle w:val="Mkatabulky"/>
        <w:tblW w:w="9067" w:type="dxa"/>
        <w:tblLook w:val="04A0" w:firstRow="1" w:lastRow="0" w:firstColumn="1" w:lastColumn="0" w:noHBand="0" w:noVBand="1"/>
      </w:tblPr>
      <w:tblGrid>
        <w:gridCol w:w="2263"/>
        <w:gridCol w:w="3119"/>
        <w:gridCol w:w="3685"/>
      </w:tblGrid>
      <w:tr w:rsidR="00363B76" w14:paraId="6484718E" w14:textId="77777777" w:rsidTr="00CD5600">
        <w:trPr>
          <w:trHeight w:val="454"/>
        </w:trPr>
        <w:tc>
          <w:tcPr>
            <w:tcW w:w="2263" w:type="dxa"/>
          </w:tcPr>
          <w:p w14:paraId="5E2713BB" w14:textId="77777777" w:rsidR="00363B76" w:rsidRDefault="00363B76">
            <w:pPr>
              <w:ind w:firstLine="0"/>
              <w:rPr>
                <w:lang w:val="en-US"/>
              </w:rPr>
            </w:pPr>
          </w:p>
        </w:tc>
        <w:tc>
          <w:tcPr>
            <w:tcW w:w="3119" w:type="dxa"/>
            <w:vAlign w:val="center"/>
          </w:tcPr>
          <w:p w14:paraId="1C2CCB6C" w14:textId="47826ADA" w:rsidR="00363B76" w:rsidRPr="00CD5600" w:rsidRDefault="00363B76" w:rsidP="00CD5600">
            <w:pPr>
              <w:ind w:firstLine="0"/>
              <w:jc w:val="center"/>
              <w:rPr>
                <w:b/>
                <w:bCs/>
                <w:lang w:val="en-US"/>
              </w:rPr>
            </w:pPr>
            <w:r w:rsidRPr="00CD5600">
              <w:rPr>
                <w:b/>
                <w:bCs/>
                <w:lang w:val="en-US"/>
              </w:rPr>
              <w:t>HomeAway</w:t>
            </w:r>
          </w:p>
        </w:tc>
        <w:tc>
          <w:tcPr>
            <w:tcW w:w="3685" w:type="dxa"/>
            <w:vAlign w:val="center"/>
          </w:tcPr>
          <w:p w14:paraId="7D84A394" w14:textId="22C5EE3B" w:rsidR="00363B76" w:rsidRPr="00CD5600" w:rsidRDefault="00363B76" w:rsidP="00CD5600">
            <w:pPr>
              <w:ind w:firstLine="0"/>
              <w:jc w:val="center"/>
              <w:rPr>
                <w:b/>
                <w:bCs/>
                <w:lang w:val="en-US"/>
              </w:rPr>
            </w:pPr>
            <w:r w:rsidRPr="00CD5600">
              <w:rPr>
                <w:b/>
                <w:bCs/>
                <w:lang w:val="en-US"/>
              </w:rPr>
              <w:t>A</w:t>
            </w:r>
            <w:r w:rsidR="003851DB">
              <w:rPr>
                <w:b/>
                <w:bCs/>
                <w:lang w:val="en-US"/>
              </w:rPr>
              <w:t>irBnB</w:t>
            </w:r>
          </w:p>
        </w:tc>
      </w:tr>
      <w:tr w:rsidR="00363B76" w14:paraId="2CE42B5D" w14:textId="77777777" w:rsidTr="005A7C52">
        <w:tc>
          <w:tcPr>
            <w:tcW w:w="2263" w:type="dxa"/>
          </w:tcPr>
          <w:p w14:paraId="1016F880" w14:textId="77777777" w:rsidR="00363B76" w:rsidRPr="00C75E91" w:rsidRDefault="00363B76" w:rsidP="005A7C52">
            <w:pPr>
              <w:ind w:firstLine="0"/>
              <w:jc w:val="left"/>
              <w:rPr>
                <w:lang w:val="en-US"/>
              </w:rPr>
            </w:pPr>
            <w:r w:rsidRPr="00C75E91">
              <w:rPr>
                <w:lang w:val="en-US"/>
              </w:rPr>
              <w:t>Size</w:t>
            </w:r>
          </w:p>
          <w:p w14:paraId="48053A1D" w14:textId="77777777" w:rsidR="00363B76" w:rsidRDefault="00363B76" w:rsidP="005A7C52">
            <w:pPr>
              <w:jc w:val="left"/>
              <w:rPr>
                <w:lang w:val="en-US"/>
              </w:rPr>
            </w:pPr>
          </w:p>
        </w:tc>
        <w:tc>
          <w:tcPr>
            <w:tcW w:w="3119" w:type="dxa"/>
          </w:tcPr>
          <w:p w14:paraId="0B934919" w14:textId="7A4FA44C" w:rsidR="00363B76" w:rsidRDefault="006526E7">
            <w:pPr>
              <w:ind w:firstLine="0"/>
              <w:rPr>
                <w:lang w:val="en-US"/>
              </w:rPr>
            </w:pPr>
            <w:r>
              <w:rPr>
                <w:lang w:val="en-US"/>
              </w:rPr>
              <w:t>2 million places to stay</w:t>
            </w:r>
          </w:p>
        </w:tc>
        <w:tc>
          <w:tcPr>
            <w:tcW w:w="3685" w:type="dxa"/>
          </w:tcPr>
          <w:p w14:paraId="2C680067" w14:textId="5EAF0720" w:rsidR="00363B76" w:rsidRDefault="00CD5600">
            <w:pPr>
              <w:ind w:firstLine="0"/>
              <w:rPr>
                <w:lang w:val="en-US"/>
              </w:rPr>
            </w:pPr>
            <w:r>
              <w:rPr>
                <w:lang w:val="en-US"/>
              </w:rPr>
              <w:t>7</w:t>
            </w:r>
            <w:r w:rsidR="006526E7">
              <w:rPr>
                <w:lang w:val="en-US"/>
              </w:rPr>
              <w:t xml:space="preserve"> million places to stay</w:t>
            </w:r>
          </w:p>
        </w:tc>
      </w:tr>
      <w:tr w:rsidR="00363B76" w14:paraId="44BDFF5A" w14:textId="77777777" w:rsidTr="005A7C52">
        <w:tc>
          <w:tcPr>
            <w:tcW w:w="2263" w:type="dxa"/>
          </w:tcPr>
          <w:p w14:paraId="48604E40" w14:textId="43D16CD2" w:rsidR="00363B76" w:rsidRDefault="006526E7" w:rsidP="005A7C52">
            <w:pPr>
              <w:spacing w:after="120" w:line="360" w:lineRule="auto"/>
              <w:ind w:firstLine="0"/>
              <w:jc w:val="left"/>
              <w:rPr>
                <w:lang w:val="en-US"/>
              </w:rPr>
            </w:pPr>
            <w:r>
              <w:rPr>
                <w:lang w:val="en-US"/>
              </w:rPr>
              <w:t>Foundation</w:t>
            </w:r>
          </w:p>
        </w:tc>
        <w:tc>
          <w:tcPr>
            <w:tcW w:w="3119" w:type="dxa"/>
          </w:tcPr>
          <w:p w14:paraId="31A6C152" w14:textId="788E5C97" w:rsidR="00363B76" w:rsidRDefault="006526E7">
            <w:pPr>
              <w:ind w:firstLine="0"/>
              <w:rPr>
                <w:lang w:val="en-US"/>
              </w:rPr>
            </w:pPr>
            <w:r>
              <w:rPr>
                <w:lang w:val="en-US"/>
              </w:rPr>
              <w:t>2005</w:t>
            </w:r>
          </w:p>
        </w:tc>
        <w:tc>
          <w:tcPr>
            <w:tcW w:w="3685" w:type="dxa"/>
          </w:tcPr>
          <w:p w14:paraId="655338FC" w14:textId="13CA30D2" w:rsidR="00363B76" w:rsidRDefault="006526E7">
            <w:pPr>
              <w:ind w:firstLine="0"/>
              <w:rPr>
                <w:lang w:val="en-US"/>
              </w:rPr>
            </w:pPr>
            <w:r>
              <w:rPr>
                <w:lang w:val="en-US"/>
              </w:rPr>
              <w:t>2008</w:t>
            </w:r>
          </w:p>
        </w:tc>
      </w:tr>
      <w:tr w:rsidR="00363B76" w14:paraId="44945D99" w14:textId="77777777" w:rsidTr="005A7C52">
        <w:tc>
          <w:tcPr>
            <w:tcW w:w="2263" w:type="dxa"/>
          </w:tcPr>
          <w:p w14:paraId="51302613" w14:textId="77777777" w:rsidR="00363B76" w:rsidRPr="00C75E91" w:rsidRDefault="00363B76" w:rsidP="005A7C52">
            <w:pPr>
              <w:ind w:firstLine="0"/>
              <w:jc w:val="left"/>
              <w:rPr>
                <w:lang w:val="en-US"/>
              </w:rPr>
            </w:pPr>
            <w:r w:rsidRPr="00C75E91">
              <w:rPr>
                <w:lang w:val="en-US"/>
              </w:rPr>
              <w:t>Customer service</w:t>
            </w:r>
          </w:p>
          <w:p w14:paraId="47F9F770" w14:textId="77777777" w:rsidR="00363B76" w:rsidRDefault="00363B76" w:rsidP="005A7C52">
            <w:pPr>
              <w:jc w:val="left"/>
              <w:rPr>
                <w:lang w:val="en-US"/>
              </w:rPr>
            </w:pPr>
          </w:p>
        </w:tc>
        <w:tc>
          <w:tcPr>
            <w:tcW w:w="3119" w:type="dxa"/>
          </w:tcPr>
          <w:p w14:paraId="4B455213" w14:textId="77777777" w:rsidR="00363B76" w:rsidRDefault="006526E7" w:rsidP="00CD5600">
            <w:pPr>
              <w:pStyle w:val="Odstavecseseznamem"/>
              <w:numPr>
                <w:ilvl w:val="0"/>
                <w:numId w:val="39"/>
              </w:numPr>
              <w:spacing w:line="360" w:lineRule="auto"/>
              <w:jc w:val="left"/>
              <w:rPr>
                <w:lang w:val="en-US"/>
              </w:rPr>
            </w:pPr>
            <w:r>
              <w:rPr>
                <w:lang w:val="en-US"/>
              </w:rPr>
              <w:t>offer support no matter the situation</w:t>
            </w:r>
          </w:p>
          <w:p w14:paraId="5B965210" w14:textId="157FB411" w:rsidR="005A7C52" w:rsidRDefault="005A7C52" w:rsidP="00CD5600">
            <w:pPr>
              <w:pStyle w:val="Odstavecseseznamem"/>
              <w:numPr>
                <w:ilvl w:val="0"/>
                <w:numId w:val="39"/>
              </w:numPr>
              <w:spacing w:line="360" w:lineRule="auto"/>
              <w:jc w:val="left"/>
              <w:rPr>
                <w:lang w:val="en-US"/>
              </w:rPr>
            </w:pPr>
            <w:r>
              <w:rPr>
                <w:lang w:val="en-US"/>
              </w:rPr>
              <w:t>1 year to leave the review and rate the host</w:t>
            </w:r>
          </w:p>
        </w:tc>
        <w:tc>
          <w:tcPr>
            <w:tcW w:w="3685" w:type="dxa"/>
          </w:tcPr>
          <w:p w14:paraId="53E5A14F" w14:textId="79EF8B77" w:rsidR="00363B76" w:rsidRDefault="00CD5600" w:rsidP="00CD5600">
            <w:pPr>
              <w:pStyle w:val="Odstavecseseznamem"/>
              <w:numPr>
                <w:ilvl w:val="0"/>
                <w:numId w:val="39"/>
              </w:numPr>
              <w:spacing w:line="360" w:lineRule="auto"/>
              <w:jc w:val="left"/>
              <w:rPr>
                <w:lang w:val="en-US"/>
              </w:rPr>
            </w:pPr>
            <w:r>
              <w:rPr>
                <w:lang w:val="en-US"/>
              </w:rPr>
              <w:t xml:space="preserve">offer </w:t>
            </w:r>
            <w:r w:rsidR="006526E7">
              <w:rPr>
                <w:lang w:val="en-US"/>
              </w:rPr>
              <w:t>support only in press situations</w:t>
            </w:r>
          </w:p>
          <w:p w14:paraId="30D70981" w14:textId="3948F64F" w:rsidR="006526E7" w:rsidRPr="006526E7" w:rsidRDefault="006526E7" w:rsidP="00CD5600">
            <w:pPr>
              <w:pStyle w:val="Odstavecseseznamem"/>
              <w:numPr>
                <w:ilvl w:val="0"/>
                <w:numId w:val="39"/>
              </w:numPr>
              <w:spacing w:line="360" w:lineRule="auto"/>
              <w:jc w:val="left"/>
              <w:rPr>
                <w:lang w:val="en-US"/>
              </w:rPr>
            </w:pPr>
            <w:r>
              <w:rPr>
                <w:lang w:val="en-US"/>
              </w:rPr>
              <w:t>2 weeks to leave the review</w:t>
            </w:r>
            <w:r w:rsidR="005A7C52">
              <w:rPr>
                <w:lang w:val="en-US"/>
              </w:rPr>
              <w:t xml:space="preserve"> and rate the host</w:t>
            </w:r>
          </w:p>
        </w:tc>
      </w:tr>
      <w:tr w:rsidR="00363B76" w14:paraId="653C02CC" w14:textId="77777777" w:rsidTr="005A7C52">
        <w:tc>
          <w:tcPr>
            <w:tcW w:w="2263" w:type="dxa"/>
          </w:tcPr>
          <w:p w14:paraId="0AD79838" w14:textId="7AB60A74" w:rsidR="00363B76" w:rsidRDefault="006526E7" w:rsidP="005A7C52">
            <w:pPr>
              <w:spacing w:after="120" w:line="360" w:lineRule="auto"/>
              <w:ind w:firstLine="0"/>
              <w:jc w:val="left"/>
              <w:rPr>
                <w:lang w:val="en-US"/>
              </w:rPr>
            </w:pPr>
            <w:r w:rsidRPr="00C75E91">
              <w:rPr>
                <w:lang w:val="en-US"/>
              </w:rPr>
              <w:t>Fee</w:t>
            </w:r>
          </w:p>
        </w:tc>
        <w:tc>
          <w:tcPr>
            <w:tcW w:w="3119" w:type="dxa"/>
          </w:tcPr>
          <w:p w14:paraId="0BF74376" w14:textId="365B44E8" w:rsidR="00363B76" w:rsidRDefault="006526E7">
            <w:pPr>
              <w:ind w:firstLine="0"/>
              <w:rPr>
                <w:lang w:val="en-US"/>
              </w:rPr>
            </w:pPr>
            <w:r>
              <w:rPr>
                <w:lang w:val="en-US"/>
              </w:rPr>
              <w:t>7,16 %</w:t>
            </w:r>
          </w:p>
        </w:tc>
        <w:tc>
          <w:tcPr>
            <w:tcW w:w="3685" w:type="dxa"/>
          </w:tcPr>
          <w:p w14:paraId="27E3B24D" w14:textId="31B78814" w:rsidR="00363B76" w:rsidRDefault="006526E7">
            <w:pPr>
              <w:ind w:firstLine="0"/>
              <w:rPr>
                <w:lang w:val="en-US"/>
              </w:rPr>
            </w:pPr>
            <w:r>
              <w:rPr>
                <w:lang w:val="en-US"/>
              </w:rPr>
              <w:t>9,19 %</w:t>
            </w:r>
          </w:p>
        </w:tc>
      </w:tr>
      <w:tr w:rsidR="00363B76" w14:paraId="438E9A45" w14:textId="77777777" w:rsidTr="005A7C52">
        <w:tc>
          <w:tcPr>
            <w:tcW w:w="2263" w:type="dxa"/>
          </w:tcPr>
          <w:p w14:paraId="4A44293F" w14:textId="758933FC" w:rsidR="00363B76" w:rsidRDefault="006526E7" w:rsidP="005A7C52">
            <w:pPr>
              <w:ind w:firstLine="0"/>
              <w:jc w:val="left"/>
              <w:rPr>
                <w:lang w:val="en-US"/>
              </w:rPr>
            </w:pPr>
            <w:r>
              <w:rPr>
                <w:lang w:val="en-US"/>
              </w:rPr>
              <w:t>Conclusion</w:t>
            </w:r>
          </w:p>
        </w:tc>
        <w:tc>
          <w:tcPr>
            <w:tcW w:w="3119" w:type="dxa"/>
            <w:vAlign w:val="center"/>
          </w:tcPr>
          <w:p w14:paraId="664A8EDF" w14:textId="04705432" w:rsidR="006526E7" w:rsidRPr="006526E7" w:rsidRDefault="006526E7" w:rsidP="005A7C52">
            <w:pPr>
              <w:pStyle w:val="Odstavecseseznamem"/>
              <w:numPr>
                <w:ilvl w:val="0"/>
                <w:numId w:val="39"/>
              </w:numPr>
              <w:spacing w:line="360" w:lineRule="auto"/>
              <w:jc w:val="left"/>
              <w:rPr>
                <w:lang w:val="en-US"/>
              </w:rPr>
            </w:pPr>
            <w:r>
              <w:rPr>
                <w:lang w:val="en-US"/>
              </w:rPr>
              <w:t>m</w:t>
            </w:r>
            <w:r w:rsidRPr="006526E7">
              <w:rPr>
                <w:lang w:val="en-US"/>
              </w:rPr>
              <w:t>ore</w:t>
            </w:r>
            <w:r>
              <w:rPr>
                <w:lang w:val="en-US"/>
              </w:rPr>
              <w:t xml:space="preserve"> </w:t>
            </w:r>
            <w:r w:rsidRPr="006526E7">
              <w:rPr>
                <w:lang w:val="en-US"/>
              </w:rPr>
              <w:t>traditional rentals</w:t>
            </w:r>
          </w:p>
          <w:p w14:paraId="338C743F" w14:textId="77777777" w:rsidR="00363B76" w:rsidRDefault="006526E7" w:rsidP="005A7C52">
            <w:pPr>
              <w:pStyle w:val="Odstavecseseznamem"/>
              <w:numPr>
                <w:ilvl w:val="0"/>
                <w:numId w:val="39"/>
              </w:numPr>
              <w:spacing w:line="360" w:lineRule="auto"/>
              <w:jc w:val="left"/>
              <w:rPr>
                <w:lang w:val="en-US"/>
              </w:rPr>
            </w:pPr>
            <w:r w:rsidRPr="006526E7">
              <w:rPr>
                <w:lang w:val="en-US"/>
              </w:rPr>
              <w:t>for big groups, familie</w:t>
            </w:r>
            <w:r>
              <w:rPr>
                <w:lang w:val="en-US"/>
              </w:rPr>
              <w:t>s</w:t>
            </w:r>
          </w:p>
          <w:p w14:paraId="33EF2743" w14:textId="70176C21" w:rsidR="005A7C52" w:rsidRPr="00CD5600" w:rsidRDefault="006526E7" w:rsidP="00CD5600">
            <w:pPr>
              <w:pStyle w:val="Odstavecseseznamem"/>
              <w:numPr>
                <w:ilvl w:val="0"/>
                <w:numId w:val="39"/>
              </w:numPr>
              <w:spacing w:line="360" w:lineRule="auto"/>
              <w:jc w:val="left"/>
              <w:rPr>
                <w:lang w:val="en-US"/>
              </w:rPr>
            </w:pPr>
            <w:r>
              <w:rPr>
                <w:lang w:val="en-US"/>
              </w:rPr>
              <w:t>offer only entire houses</w:t>
            </w:r>
          </w:p>
        </w:tc>
        <w:tc>
          <w:tcPr>
            <w:tcW w:w="3685" w:type="dxa"/>
            <w:vAlign w:val="center"/>
          </w:tcPr>
          <w:p w14:paraId="68896B87" w14:textId="77777777" w:rsidR="00363B76" w:rsidRDefault="006526E7" w:rsidP="005A7C52">
            <w:pPr>
              <w:pStyle w:val="Odstavecseseznamem"/>
              <w:numPr>
                <w:ilvl w:val="0"/>
                <w:numId w:val="39"/>
              </w:numPr>
              <w:spacing w:line="360" w:lineRule="auto"/>
              <w:jc w:val="left"/>
              <w:rPr>
                <w:lang w:val="en-US"/>
              </w:rPr>
            </w:pPr>
            <w:r>
              <w:rPr>
                <w:lang w:val="en-US"/>
              </w:rPr>
              <w:t>offer entire houses but also rooms for individuals</w:t>
            </w:r>
          </w:p>
          <w:p w14:paraId="1C49C915" w14:textId="77777777" w:rsidR="006526E7" w:rsidRDefault="006526E7" w:rsidP="005A7C52">
            <w:pPr>
              <w:pStyle w:val="Odstavecseseznamem"/>
              <w:numPr>
                <w:ilvl w:val="0"/>
                <w:numId w:val="39"/>
              </w:numPr>
              <w:spacing w:line="360" w:lineRule="auto"/>
              <w:jc w:val="left"/>
              <w:rPr>
                <w:lang w:val="en-US"/>
              </w:rPr>
            </w:pPr>
            <w:r>
              <w:rPr>
                <w:lang w:val="en-US"/>
              </w:rPr>
              <w:t>option to be in touch with locals</w:t>
            </w:r>
          </w:p>
          <w:p w14:paraId="78C1F2DA" w14:textId="3759EF10" w:rsidR="006526E7" w:rsidRPr="006526E7" w:rsidRDefault="006526E7" w:rsidP="0096064D">
            <w:pPr>
              <w:pStyle w:val="Odstavecseseznamem"/>
              <w:keepNext/>
              <w:numPr>
                <w:ilvl w:val="0"/>
                <w:numId w:val="39"/>
              </w:numPr>
              <w:spacing w:line="360" w:lineRule="auto"/>
              <w:jc w:val="left"/>
              <w:rPr>
                <w:lang w:val="en-US"/>
              </w:rPr>
            </w:pPr>
            <w:r>
              <w:rPr>
                <w:lang w:val="en-US"/>
              </w:rPr>
              <w:t xml:space="preserve">bigger </w:t>
            </w:r>
            <w:r w:rsidR="00CD5600">
              <w:rPr>
                <w:lang w:val="en-US"/>
              </w:rPr>
              <w:t>offer of rentals</w:t>
            </w:r>
          </w:p>
        </w:tc>
      </w:tr>
    </w:tbl>
    <w:p w14:paraId="65738BD2" w14:textId="77777777" w:rsidR="0096064D" w:rsidRDefault="0096064D" w:rsidP="0096064D">
      <w:pPr>
        <w:pStyle w:val="Zdroje"/>
        <w:rPr>
          <w:lang w:val="en-US"/>
        </w:rPr>
      </w:pPr>
      <w:r>
        <w:t xml:space="preserve">Source </w:t>
      </w:r>
      <w:r w:rsidRPr="00C75E91">
        <w:rPr>
          <w:lang w:val="en-US"/>
        </w:rPr>
        <w:t>(Lodgify, c2012-2019)</w:t>
      </w:r>
    </w:p>
    <w:p w14:paraId="6801E3BC" w14:textId="1CC7EC2E" w:rsidR="00363B76" w:rsidRPr="00C75E91" w:rsidRDefault="00363B76" w:rsidP="0096064D">
      <w:pPr>
        <w:pStyle w:val="Zdroje"/>
        <w:rPr>
          <w:lang w:val="en-US"/>
        </w:rPr>
      </w:pPr>
    </w:p>
    <w:p w14:paraId="000000BE" w14:textId="34E718E6" w:rsidR="00223A2A" w:rsidRPr="00C75E91" w:rsidRDefault="00223A2A">
      <w:pPr>
        <w:rPr>
          <w:lang w:val="en-US"/>
        </w:rPr>
      </w:pPr>
    </w:p>
    <w:p w14:paraId="000000BF" w14:textId="77777777" w:rsidR="00223A2A" w:rsidRPr="00C75E91" w:rsidRDefault="00105CFA">
      <w:pPr>
        <w:pStyle w:val="Nadpis3"/>
        <w:numPr>
          <w:ilvl w:val="2"/>
          <w:numId w:val="3"/>
        </w:numPr>
        <w:rPr>
          <w:lang w:val="en-US"/>
        </w:rPr>
      </w:pPr>
      <w:r w:rsidRPr="00C75E91">
        <w:rPr>
          <w:lang w:val="en-US"/>
        </w:rPr>
        <w:lastRenderedPageBreak/>
        <w:t>Regulation of AirBnB</w:t>
      </w:r>
    </w:p>
    <w:p w14:paraId="000000C0" w14:textId="77777777" w:rsidR="00223A2A" w:rsidRPr="00C75E91" w:rsidRDefault="00105CFA">
      <w:pPr>
        <w:rPr>
          <w:lang w:val="en-US"/>
        </w:rPr>
      </w:pPr>
      <w:r w:rsidRPr="00C75E91">
        <w:rPr>
          <w:lang w:val="en-US"/>
        </w:rPr>
        <w:t>Through the last few years, the main concept of AirBnB has changed greatly. It is not only about offering spare place anymore, it has become a huge business opportunity. That causes a problem for many cities. People choose to rent their property through AirBnB because of bigger income rather than renting the property to locals. Some cities have already decided to regulate renting because basically, locals do not have a place to stay anymore.</w:t>
      </w:r>
    </w:p>
    <w:p w14:paraId="000000C1" w14:textId="77777777" w:rsidR="00223A2A" w:rsidRPr="00C75E91" w:rsidRDefault="00105CFA" w:rsidP="003851DB">
      <w:pPr>
        <w:ind w:firstLine="0"/>
        <w:rPr>
          <w:lang w:val="en-US"/>
        </w:rPr>
      </w:pPr>
      <w:r w:rsidRPr="00C75E91">
        <w:rPr>
          <w:lang w:val="en-US"/>
        </w:rPr>
        <w:t>San Francisco</w:t>
      </w:r>
    </w:p>
    <w:p w14:paraId="2EC99E7B" w14:textId="086DB929" w:rsidR="008B2958" w:rsidRPr="00C75E91" w:rsidRDefault="00105CFA">
      <w:pPr>
        <w:rPr>
          <w:lang w:val="en-US"/>
        </w:rPr>
      </w:pPr>
      <w:r w:rsidRPr="00C75E91">
        <w:rPr>
          <w:lang w:val="en-US"/>
        </w:rPr>
        <w:t>The hometown of AirBnB has decided to regulate the amount of renting days. The renting is unlimited in case of host present in the property, but only 90 days per year if the host is not present. (Steinmetz, 2015)</w:t>
      </w:r>
      <w:r w:rsidR="003851DB">
        <w:rPr>
          <w:lang w:val="en-US"/>
        </w:rPr>
        <w:t xml:space="preserve"> </w:t>
      </w:r>
      <w:r w:rsidRPr="00C75E91">
        <w:rPr>
          <w:lang w:val="en-US"/>
        </w:rPr>
        <w:t xml:space="preserve">The area of the city is 121 </w:t>
      </w:r>
      <w:r w:rsidR="008B2958" w:rsidRPr="00C75E91">
        <w:rPr>
          <w:lang w:val="en-US"/>
        </w:rPr>
        <w:t>km</w:t>
      </w:r>
      <w:r w:rsidR="008B2958" w:rsidRPr="000B4880">
        <w:rPr>
          <w:vertAlign w:val="superscript"/>
          <w:lang w:val="en-US"/>
        </w:rPr>
        <w:t>2</w:t>
      </w:r>
      <w:r w:rsidRPr="00C75E91">
        <w:rPr>
          <w:lang w:val="en-US"/>
        </w:rPr>
        <w:t>and there are currently (7.12.2018) 5 778 rentals with average daily rate 229$. (AirDNA, c2015-2018)</w:t>
      </w:r>
      <w:r w:rsidR="008B2958">
        <w:rPr>
          <w:lang w:val="en-US"/>
        </w:rPr>
        <w:t xml:space="preserve"> We can see the map of listings in the picture number 3.</w:t>
      </w:r>
    </w:p>
    <w:p w14:paraId="000000C4" w14:textId="6184A0DE" w:rsidR="00223A2A" w:rsidRPr="00C75E91" w:rsidRDefault="002B438F">
      <w:pPr>
        <w:rPr>
          <w:lang w:val="en-US"/>
        </w:rPr>
      </w:pPr>
      <w:r w:rsidRPr="00C75E91">
        <w:rPr>
          <w:noProof/>
          <w:lang w:val="cs-CZ"/>
        </w:rPr>
        <mc:AlternateContent>
          <mc:Choice Requires="wps">
            <w:drawing>
              <wp:anchor distT="0" distB="0" distL="114300" distR="114300" simplePos="0" relativeHeight="251822080" behindDoc="0" locked="0" layoutInCell="1" allowOverlap="1" wp14:anchorId="2A6762EB" wp14:editId="488A40AF">
                <wp:simplePos x="0" y="0"/>
                <wp:positionH relativeFrom="margin">
                  <wp:align>left</wp:align>
                </wp:positionH>
                <wp:positionV relativeFrom="paragraph">
                  <wp:posOffset>162560</wp:posOffset>
                </wp:positionV>
                <wp:extent cx="2800350" cy="219075"/>
                <wp:effectExtent l="0" t="0" r="0" b="9525"/>
                <wp:wrapSquare wrapText="bothSides"/>
                <wp:docPr id="41" name="Textové pole 41"/>
                <wp:cNvGraphicFramePr/>
                <a:graphic xmlns:a="http://schemas.openxmlformats.org/drawingml/2006/main">
                  <a:graphicData uri="http://schemas.microsoft.com/office/word/2010/wordprocessingShape">
                    <wps:wsp>
                      <wps:cNvSpPr txBox="1"/>
                      <wps:spPr>
                        <a:xfrm>
                          <a:off x="0" y="0"/>
                          <a:ext cx="2800350" cy="219075"/>
                        </a:xfrm>
                        <a:prstGeom prst="rect">
                          <a:avLst/>
                        </a:prstGeom>
                        <a:solidFill>
                          <a:prstClr val="white"/>
                        </a:solidFill>
                        <a:ln>
                          <a:noFill/>
                        </a:ln>
                      </wps:spPr>
                      <wps:txbx>
                        <w:txbxContent>
                          <w:p w14:paraId="76A0C1B2" w14:textId="002410F2" w:rsidR="00DD6163" w:rsidRPr="003753F0" w:rsidRDefault="00DD6163" w:rsidP="002B438F">
                            <w:pPr>
                              <w:pStyle w:val="Zdroje"/>
                              <w:jc w:val="left"/>
                              <w:rPr>
                                <w:noProof/>
                                <w:sz w:val="24"/>
                              </w:rPr>
                            </w:pPr>
                            <w:r>
                              <w:t xml:space="preserve">Picture </w:t>
                            </w:r>
                            <w:fldSimple w:instr=" SEQ Picture \* ARABIC ">
                              <w:r>
                                <w:rPr>
                                  <w:noProof/>
                                </w:rPr>
                                <w:t>3</w:t>
                              </w:r>
                            </w:fldSimple>
                            <w:r>
                              <w:t xml:space="preserve"> Map of AirBnB, San Francisco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762EB" id="Textové pole 41" o:spid="_x0000_s1029" type="#_x0000_t202" style="position:absolute;left:0;text-align:left;margin-left:0;margin-top:12.8pt;width:220.5pt;height:17.25pt;z-index:251822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" stroked="f">
                <v:textbox inset="0,0,0,0">
                  <w:txbxContent>
                    <w:p w14:paraId="76A0C1B2" w14:textId="002410F2" w:rsidR="00DD6163" w:rsidRPr="003753F0" w:rsidRDefault="00DD6163" w:rsidP="002B438F">
                      <w:pPr>
                        <w:pStyle w:val="Zdroje"/>
                        <w:jc w:val="left"/>
                        <w:rPr>
                          <w:noProof/>
                          <w:sz w:val="24"/>
                        </w:rPr>
                      </w:pPr>
                      <w:r>
                        <w:t xml:space="preserve">Picture </w:t>
                      </w:r>
                      <w:fldSimple w:instr=" SEQ Picture \* ARABIC ">
                        <w:r>
                          <w:rPr>
                            <w:noProof/>
                          </w:rPr>
                          <w:t>3</w:t>
                        </w:r>
                      </w:fldSimple>
                      <w:r>
                        <w:t xml:space="preserve"> Map of AirBnB, San Francisco</w:t>
                      </w:r>
                    </w:p>
                  </w:txbxContent>
                </v:textbox>
                <w10:wrap type="square" anchorx="margin"/>
              </v:shape>
            </w:pict>
          </mc:Fallback>
        </mc:AlternateContent>
      </w:r>
    </w:p>
    <w:p w14:paraId="000000C5" w14:textId="381C3EDD" w:rsidR="00223A2A" w:rsidRPr="00C75E91" w:rsidRDefault="002B438F">
      <w:pPr>
        <w:pStyle w:val="Nadpis4"/>
        <w:rPr>
          <w:lang w:val="en-US"/>
        </w:rPr>
      </w:pPr>
      <w:r w:rsidRPr="00C75E91">
        <w:rPr>
          <w:noProof/>
          <w:lang w:val="cs-CZ"/>
        </w:rPr>
        <w:drawing>
          <wp:anchor distT="0" distB="0" distL="114300" distR="114300" simplePos="0" relativeHeight="251669504" behindDoc="0" locked="0" layoutInCell="1" hidden="0" allowOverlap="1" wp14:anchorId="5AB95E1D" wp14:editId="2EA47270">
            <wp:simplePos x="0" y="0"/>
            <wp:positionH relativeFrom="margin">
              <wp:align>center</wp:align>
            </wp:positionH>
            <wp:positionV relativeFrom="paragraph">
              <wp:posOffset>80645</wp:posOffset>
            </wp:positionV>
            <wp:extent cx="2800350" cy="2093595"/>
            <wp:effectExtent l="0" t="0" r="0" b="1905"/>
            <wp:wrapSquare wrapText="bothSides" distT="0" distB="0" distL="114300" distR="114300"/>
            <wp:docPr id="3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800350" cy="2093595"/>
                    </a:xfrm>
                    <a:prstGeom prst="rect">
                      <a:avLst/>
                    </a:prstGeom>
                    <a:ln/>
                  </pic:spPr>
                </pic:pic>
              </a:graphicData>
            </a:graphic>
          </wp:anchor>
        </w:drawing>
      </w:r>
    </w:p>
    <w:p w14:paraId="000000C6" w14:textId="77777777" w:rsidR="00223A2A" w:rsidRPr="00C75E91" w:rsidRDefault="00223A2A">
      <w:pPr>
        <w:pStyle w:val="Nadpis4"/>
        <w:rPr>
          <w:lang w:val="en-US"/>
        </w:rPr>
      </w:pPr>
    </w:p>
    <w:p w14:paraId="000000C7" w14:textId="77777777" w:rsidR="00223A2A" w:rsidRPr="00C75E91" w:rsidRDefault="00223A2A">
      <w:pPr>
        <w:pStyle w:val="Nadpis4"/>
        <w:rPr>
          <w:lang w:val="en-US"/>
        </w:rPr>
      </w:pPr>
    </w:p>
    <w:p w14:paraId="000000C8" w14:textId="77777777" w:rsidR="00223A2A" w:rsidRPr="00C75E91" w:rsidRDefault="00223A2A">
      <w:pPr>
        <w:pStyle w:val="Nadpis4"/>
        <w:rPr>
          <w:lang w:val="en-US"/>
        </w:rPr>
      </w:pPr>
    </w:p>
    <w:p w14:paraId="000000C9" w14:textId="77777777" w:rsidR="00223A2A" w:rsidRPr="00C75E91" w:rsidRDefault="00223A2A">
      <w:pPr>
        <w:pStyle w:val="Nadpis4"/>
        <w:rPr>
          <w:lang w:val="en-US"/>
        </w:rPr>
      </w:pPr>
    </w:p>
    <w:p w14:paraId="000000CA" w14:textId="77777777" w:rsidR="00223A2A" w:rsidRPr="00C75E91" w:rsidRDefault="00223A2A">
      <w:pPr>
        <w:pStyle w:val="Nadpis4"/>
        <w:rPr>
          <w:lang w:val="en-US"/>
        </w:rPr>
      </w:pPr>
    </w:p>
    <w:p w14:paraId="000000CB" w14:textId="7040FA2E" w:rsidR="00223A2A" w:rsidRPr="00C75E91" w:rsidRDefault="00223A2A">
      <w:pPr>
        <w:pStyle w:val="Nadpis4"/>
        <w:rPr>
          <w:lang w:val="en-US"/>
        </w:rPr>
      </w:pPr>
    </w:p>
    <w:p w14:paraId="000000CC" w14:textId="33F6C0CC" w:rsidR="00223A2A" w:rsidRPr="00C75E91" w:rsidRDefault="002B438F">
      <w:pPr>
        <w:pStyle w:val="Nadpis4"/>
        <w:rPr>
          <w:lang w:val="en-US"/>
        </w:rPr>
      </w:pPr>
      <w:r w:rsidRPr="00C75E91">
        <w:rPr>
          <w:noProof/>
          <w:lang w:val="cs-CZ"/>
        </w:rPr>
        <mc:AlternateContent>
          <mc:Choice Requires="wps">
            <w:drawing>
              <wp:anchor distT="0" distB="0" distL="114300" distR="114300" simplePos="0" relativeHeight="251670528" behindDoc="0" locked="0" layoutInCell="1" hidden="0" allowOverlap="1" wp14:anchorId="4FB52CC6" wp14:editId="5498DDF2">
                <wp:simplePos x="0" y="0"/>
                <wp:positionH relativeFrom="margin">
                  <wp:align>center</wp:align>
                </wp:positionH>
                <wp:positionV relativeFrom="paragraph">
                  <wp:posOffset>254635</wp:posOffset>
                </wp:positionV>
                <wp:extent cx="2981325" cy="228600"/>
                <wp:effectExtent l="0" t="0" r="9525" b="0"/>
                <wp:wrapSquare wrapText="bothSides" distT="0" distB="0" distL="114300" distR="114300"/>
                <wp:docPr id="385" name="Obdélník 385"/>
                <wp:cNvGraphicFramePr/>
                <a:graphic xmlns:a="http://schemas.openxmlformats.org/drawingml/2006/main">
                  <a:graphicData uri="http://schemas.microsoft.com/office/word/2010/wordprocessingShape">
                    <wps:wsp>
                      <wps:cNvSpPr/>
                      <wps:spPr>
                        <a:xfrm>
                          <a:off x="0" y="0"/>
                          <a:ext cx="2981325" cy="228600"/>
                        </a:xfrm>
                        <a:prstGeom prst="rect">
                          <a:avLst/>
                        </a:prstGeom>
                        <a:solidFill>
                          <a:srgbClr val="FFFFFF"/>
                        </a:solidFill>
                        <a:ln>
                          <a:noFill/>
                        </a:ln>
                      </wps:spPr>
                      <wps:txbx>
                        <w:txbxContent>
                          <w:p w14:paraId="050033D9" w14:textId="67966821" w:rsidR="00DD6163" w:rsidRDefault="00DD6163" w:rsidP="002B438F">
                            <w:pPr>
                              <w:pStyle w:val="Zdroje"/>
                            </w:pPr>
                            <w:r>
                              <w:t>Source: AirDNA, 2019</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FB52CC6" id="Obdélník 385" o:spid="_x0000_s1030" style="position:absolute;left:0;text-align:left;margin-left:0;margin-top:20.05pt;width:234.75pt;height:1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" stroked="f">
                <v:textbox inset="0,0,0,0">
                  <w:txbxContent>
                    <w:p w14:paraId="050033D9" w14:textId="67966821" w:rsidR="00DD6163" w:rsidRDefault="00DD6163" w:rsidP="002B438F">
                      <w:pPr>
                        <w:pStyle w:val="Zdroje"/>
                      </w:pPr>
                      <w:r>
                        <w:t>Source: AirDNA, 2019</w:t>
                      </w:r>
                    </w:p>
                  </w:txbxContent>
                </v:textbox>
                <w10:wrap type="square" anchorx="margin"/>
              </v:rect>
            </w:pict>
          </mc:Fallback>
        </mc:AlternateContent>
      </w:r>
    </w:p>
    <w:p w14:paraId="0A724B97" w14:textId="26584588" w:rsidR="002B438F" w:rsidRPr="00C75E91" w:rsidRDefault="002B438F">
      <w:pPr>
        <w:rPr>
          <w:rFonts w:ascii="Arial" w:eastAsiaTheme="majorEastAsia" w:hAnsi="Arial" w:cstheme="majorBidi"/>
          <w:iCs/>
          <w:lang w:val="en-US"/>
        </w:rPr>
      </w:pPr>
    </w:p>
    <w:p w14:paraId="000000CD" w14:textId="55DFEC1F" w:rsidR="00223A2A" w:rsidRPr="00C75E91" w:rsidRDefault="00105CFA" w:rsidP="003851DB">
      <w:pPr>
        <w:ind w:firstLine="0"/>
        <w:rPr>
          <w:lang w:val="en-US"/>
        </w:rPr>
      </w:pPr>
      <w:r w:rsidRPr="00C75E91">
        <w:rPr>
          <w:lang w:val="en-US"/>
        </w:rPr>
        <w:t>Paris</w:t>
      </w:r>
    </w:p>
    <w:p w14:paraId="000000D0" w14:textId="47DD1B50" w:rsidR="00223A2A" w:rsidRPr="00C75E91" w:rsidRDefault="00105CFA" w:rsidP="008B2958">
      <w:pPr>
        <w:rPr>
          <w:lang w:val="en-US"/>
        </w:rPr>
      </w:pPr>
      <w:r w:rsidRPr="00C75E91">
        <w:rPr>
          <w:lang w:val="en-US"/>
        </w:rPr>
        <w:t xml:space="preserve">There are also rules for renting in Paris. The host can offer the property only 120 days per year. The other problem is that more than 43 000 places listed on AirBnB are unregistered with the government, so Paris took AirBnB to the court. </w:t>
      </w:r>
      <w:r w:rsidR="008B2958" w:rsidRPr="00C75E91">
        <w:rPr>
          <w:lang w:val="en-US"/>
        </w:rPr>
        <w:t>(Carey, 2019)</w:t>
      </w:r>
      <w:r w:rsidR="008B2958">
        <w:rPr>
          <w:lang w:val="en-US"/>
        </w:rPr>
        <w:t xml:space="preserve"> The map of listing is presented in the picture number 4.</w:t>
      </w:r>
      <w:r w:rsidR="003B019B">
        <w:rPr>
          <w:lang w:val="en-US"/>
        </w:rPr>
        <w:t xml:space="preserve"> </w:t>
      </w:r>
      <w:r w:rsidRPr="00C75E91">
        <w:rPr>
          <w:lang w:val="en-US"/>
        </w:rPr>
        <w:t xml:space="preserve">In Paris there are 38 385 active rentals on AirBnB, the area of the city is 105 </w:t>
      </w:r>
      <w:r w:rsidR="008B2958" w:rsidRPr="00C75E91">
        <w:rPr>
          <w:lang w:val="en-US"/>
        </w:rPr>
        <w:t>km</w:t>
      </w:r>
      <w:r w:rsidR="008B2958" w:rsidRPr="000B4880">
        <w:rPr>
          <w:vertAlign w:val="superscript"/>
          <w:lang w:val="en-US"/>
        </w:rPr>
        <w:t>2</w:t>
      </w:r>
      <w:r w:rsidRPr="00C75E91">
        <w:rPr>
          <w:lang w:val="en-US"/>
        </w:rPr>
        <w:t>.</w:t>
      </w:r>
    </w:p>
    <w:p w14:paraId="000000D1" w14:textId="7330BAD8" w:rsidR="00223A2A" w:rsidRPr="00C75E91" w:rsidRDefault="00223A2A">
      <w:pPr>
        <w:rPr>
          <w:lang w:val="en-US"/>
        </w:rPr>
      </w:pPr>
    </w:p>
    <w:p w14:paraId="000000D2" w14:textId="2F7CE116" w:rsidR="00223A2A" w:rsidRPr="00C75E91" w:rsidRDefault="006A7BD0">
      <w:pPr>
        <w:pStyle w:val="Nadpis4"/>
        <w:rPr>
          <w:lang w:val="en-US"/>
        </w:rPr>
      </w:pPr>
      <w:r w:rsidRPr="00C75E91">
        <w:rPr>
          <w:noProof/>
          <w:lang w:val="cs-CZ"/>
        </w:rPr>
        <w:lastRenderedPageBreak/>
        <mc:AlternateContent>
          <mc:Choice Requires="wps">
            <w:drawing>
              <wp:anchor distT="0" distB="0" distL="114300" distR="114300" simplePos="0" relativeHeight="251824128" behindDoc="0" locked="0" layoutInCell="1" allowOverlap="1" wp14:anchorId="799AF4C9" wp14:editId="5F8568BE">
                <wp:simplePos x="0" y="0"/>
                <wp:positionH relativeFrom="column">
                  <wp:posOffset>82550</wp:posOffset>
                </wp:positionH>
                <wp:positionV relativeFrom="paragraph">
                  <wp:posOffset>12065</wp:posOffset>
                </wp:positionV>
                <wp:extent cx="3398520" cy="152400"/>
                <wp:effectExtent l="0" t="0" r="0" b="0"/>
                <wp:wrapSquare wrapText="bothSides"/>
                <wp:docPr id="42" name="Textové pole 42"/>
                <wp:cNvGraphicFramePr/>
                <a:graphic xmlns:a="http://schemas.openxmlformats.org/drawingml/2006/main">
                  <a:graphicData uri="http://schemas.microsoft.com/office/word/2010/wordprocessingShape">
                    <wps:wsp>
                      <wps:cNvSpPr txBox="1"/>
                      <wps:spPr>
                        <a:xfrm>
                          <a:off x="0" y="0"/>
                          <a:ext cx="3398520" cy="152400"/>
                        </a:xfrm>
                        <a:prstGeom prst="rect">
                          <a:avLst/>
                        </a:prstGeom>
                        <a:solidFill>
                          <a:prstClr val="white"/>
                        </a:solidFill>
                        <a:ln>
                          <a:noFill/>
                        </a:ln>
                      </wps:spPr>
                      <wps:txbx>
                        <w:txbxContent>
                          <w:p w14:paraId="72650A21" w14:textId="46F37B4A" w:rsidR="00DD6163" w:rsidRPr="007D7596" w:rsidRDefault="00DD6163" w:rsidP="002B438F">
                            <w:pPr>
                              <w:pStyle w:val="Zdroje"/>
                              <w:jc w:val="left"/>
                              <w:rPr>
                                <w:noProof/>
                                <w:sz w:val="24"/>
                              </w:rPr>
                            </w:pPr>
                            <w:r>
                              <w:t xml:space="preserve">Picture </w:t>
                            </w:r>
                            <w:fldSimple w:instr=" SEQ Picture \* ARABIC ">
                              <w:r>
                                <w:rPr>
                                  <w:noProof/>
                                </w:rPr>
                                <w:t>4</w:t>
                              </w:r>
                            </w:fldSimple>
                            <w:r>
                              <w:t xml:space="preserve"> Map of AirBnB, Paris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9AF4C9" id="Textové pole 42" o:spid="_x0000_s1031" type="#_x0000_t202" style="position:absolute;left:0;text-align:left;margin-left:6.5pt;margin-top:.95pt;width:267.6pt;height:12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" stroked="f">
                <v:textbox inset="0,0,0,0">
                  <w:txbxContent>
                    <w:p w14:paraId="72650A21" w14:textId="46F37B4A" w:rsidR="00DD6163" w:rsidRPr="007D7596" w:rsidRDefault="00DD6163" w:rsidP="002B438F">
                      <w:pPr>
                        <w:pStyle w:val="Zdroje"/>
                        <w:jc w:val="left"/>
                        <w:rPr>
                          <w:noProof/>
                          <w:sz w:val="24"/>
                        </w:rPr>
                      </w:pPr>
                      <w:r>
                        <w:t xml:space="preserve">Picture </w:t>
                      </w:r>
                      <w:fldSimple w:instr=" SEQ Picture \* ARABIC ">
                        <w:r>
                          <w:rPr>
                            <w:noProof/>
                          </w:rPr>
                          <w:t>4</w:t>
                        </w:r>
                      </w:fldSimple>
                      <w:r>
                        <w:t xml:space="preserve"> Map of AirBnB, Paris</w:t>
                      </w:r>
                    </w:p>
                  </w:txbxContent>
                </v:textbox>
                <w10:wrap type="square"/>
              </v:shape>
            </w:pict>
          </mc:Fallback>
        </mc:AlternateContent>
      </w:r>
      <w:r w:rsidRPr="00C75E91">
        <w:rPr>
          <w:noProof/>
          <w:lang w:val="cs-CZ"/>
        </w:rPr>
        <w:drawing>
          <wp:anchor distT="0" distB="0" distL="114300" distR="114300" simplePos="0" relativeHeight="251671552" behindDoc="0" locked="0" layoutInCell="1" hidden="0" allowOverlap="1" wp14:anchorId="134422C8" wp14:editId="68613814">
            <wp:simplePos x="0" y="0"/>
            <wp:positionH relativeFrom="margin">
              <wp:align>center</wp:align>
            </wp:positionH>
            <wp:positionV relativeFrom="paragraph">
              <wp:posOffset>269240</wp:posOffset>
            </wp:positionV>
            <wp:extent cx="3398520" cy="2209800"/>
            <wp:effectExtent l="0" t="0" r="0" b="0"/>
            <wp:wrapSquare wrapText="bothSides" distT="0" distB="0" distL="114300" distR="114300"/>
            <wp:docPr id="40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398520" cy="2209800"/>
                    </a:xfrm>
                    <a:prstGeom prst="rect">
                      <a:avLst/>
                    </a:prstGeom>
                    <a:ln/>
                  </pic:spPr>
                </pic:pic>
              </a:graphicData>
            </a:graphic>
          </wp:anchor>
        </w:drawing>
      </w:r>
    </w:p>
    <w:p w14:paraId="000000D3" w14:textId="4841C81F" w:rsidR="00223A2A" w:rsidRPr="00C75E91" w:rsidRDefault="00223A2A">
      <w:pPr>
        <w:pStyle w:val="Nadpis4"/>
        <w:rPr>
          <w:lang w:val="en-US"/>
        </w:rPr>
      </w:pPr>
    </w:p>
    <w:p w14:paraId="000000D4" w14:textId="77777777" w:rsidR="00223A2A" w:rsidRPr="00C75E91" w:rsidRDefault="00223A2A">
      <w:pPr>
        <w:pStyle w:val="Nadpis4"/>
        <w:rPr>
          <w:lang w:val="en-US"/>
        </w:rPr>
      </w:pPr>
    </w:p>
    <w:p w14:paraId="000000D5" w14:textId="77777777" w:rsidR="00223A2A" w:rsidRPr="00C75E91" w:rsidRDefault="00223A2A">
      <w:pPr>
        <w:pStyle w:val="Nadpis4"/>
        <w:rPr>
          <w:lang w:val="en-US"/>
        </w:rPr>
      </w:pPr>
    </w:p>
    <w:p w14:paraId="000000D6" w14:textId="2C7E4027" w:rsidR="00223A2A" w:rsidRPr="00C75E91" w:rsidRDefault="00223A2A">
      <w:pPr>
        <w:rPr>
          <w:lang w:val="en-US"/>
        </w:rPr>
      </w:pPr>
    </w:p>
    <w:p w14:paraId="000000D7" w14:textId="28B84471" w:rsidR="00223A2A" w:rsidRPr="00C75E91" w:rsidRDefault="00223A2A">
      <w:pPr>
        <w:rPr>
          <w:lang w:val="en-US"/>
        </w:rPr>
      </w:pPr>
    </w:p>
    <w:p w14:paraId="000000D8" w14:textId="2320454F" w:rsidR="00223A2A" w:rsidRPr="00C75E91" w:rsidRDefault="00223A2A">
      <w:pPr>
        <w:rPr>
          <w:lang w:val="en-US"/>
        </w:rPr>
      </w:pPr>
    </w:p>
    <w:p w14:paraId="1E539B8E" w14:textId="4009CA6F" w:rsidR="006A7BD0" w:rsidRPr="00C75E91" w:rsidRDefault="006A7BD0">
      <w:pPr>
        <w:pStyle w:val="Nadpis4"/>
        <w:rPr>
          <w:lang w:val="en-US"/>
        </w:rPr>
      </w:pPr>
    </w:p>
    <w:p w14:paraId="74BAF4CF" w14:textId="6C6D3A18" w:rsidR="002B438F" w:rsidRPr="00C75E91" w:rsidRDefault="006A7BD0">
      <w:pPr>
        <w:pStyle w:val="Nadpis4"/>
        <w:rPr>
          <w:lang w:val="en-US"/>
        </w:rPr>
      </w:pPr>
      <w:r w:rsidRPr="00C75E91">
        <w:rPr>
          <w:noProof/>
          <w:lang w:val="cs-CZ"/>
        </w:rPr>
        <mc:AlternateContent>
          <mc:Choice Requires="wps">
            <w:drawing>
              <wp:anchor distT="0" distB="0" distL="114300" distR="114300" simplePos="0" relativeHeight="251672576" behindDoc="0" locked="0" layoutInCell="1" hidden="0" allowOverlap="1" wp14:anchorId="31EF292C" wp14:editId="4D4D35A2">
                <wp:simplePos x="0" y="0"/>
                <wp:positionH relativeFrom="column">
                  <wp:posOffset>2997200</wp:posOffset>
                </wp:positionH>
                <wp:positionV relativeFrom="paragraph">
                  <wp:posOffset>191135</wp:posOffset>
                </wp:positionV>
                <wp:extent cx="1419225" cy="238125"/>
                <wp:effectExtent l="0" t="0" r="9525" b="9525"/>
                <wp:wrapSquare wrapText="bothSides" distT="0" distB="0" distL="114300" distR="114300"/>
                <wp:docPr id="386" name="Obdélník 386"/>
                <wp:cNvGraphicFramePr/>
                <a:graphic xmlns:a="http://schemas.openxmlformats.org/drawingml/2006/main">
                  <a:graphicData uri="http://schemas.microsoft.com/office/word/2010/wordprocessingShape">
                    <wps:wsp>
                      <wps:cNvSpPr/>
                      <wps:spPr>
                        <a:xfrm>
                          <a:off x="0" y="0"/>
                          <a:ext cx="1419225" cy="238125"/>
                        </a:xfrm>
                        <a:prstGeom prst="rect">
                          <a:avLst/>
                        </a:prstGeom>
                        <a:solidFill>
                          <a:srgbClr val="FFFFFF"/>
                        </a:solidFill>
                        <a:ln>
                          <a:noFill/>
                        </a:ln>
                      </wps:spPr>
                      <wps:txbx>
                        <w:txbxContent>
                          <w:p w14:paraId="11C643EF" w14:textId="77F87D18" w:rsidR="00DD6163" w:rsidRDefault="00DD6163" w:rsidP="00B2652C">
                            <w:pPr>
                              <w:pStyle w:val="Zdroje"/>
                            </w:pPr>
                            <w:r>
                              <w:t>Source: AirDNA, 2019</w:t>
                            </w:r>
                          </w:p>
                          <w:p w14:paraId="1E422FCC" w14:textId="660CBD47" w:rsidR="00DD6163" w:rsidRDefault="00DD6163" w:rsidP="002B438F">
                            <w:pPr>
                              <w:pStyle w:val="Zdroje"/>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1EF292C" id="Obdélník 386" o:spid="_x0000_s1032" style="position:absolute;left:0;text-align:left;margin-left:236pt;margin-top:15.05pt;width:111.7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" stroked="f">
                <v:textbox inset="0,0,0,0">
                  <w:txbxContent>
                    <w:p w14:paraId="11C643EF" w14:textId="77F87D18" w:rsidR="00DD6163" w:rsidRDefault="00DD6163" w:rsidP="00B2652C">
                      <w:pPr>
                        <w:pStyle w:val="Zdroje"/>
                      </w:pPr>
                      <w:r>
                        <w:t>Source: AirDNA, 2019</w:t>
                      </w:r>
                    </w:p>
                    <w:p w14:paraId="1E422FCC" w14:textId="660CBD47" w:rsidR="00DD6163" w:rsidRDefault="00DD6163" w:rsidP="002B438F">
                      <w:pPr>
                        <w:pStyle w:val="Zdroje"/>
                      </w:pPr>
                    </w:p>
                  </w:txbxContent>
                </v:textbox>
                <w10:wrap type="square"/>
              </v:rect>
            </w:pict>
          </mc:Fallback>
        </mc:AlternateContent>
      </w:r>
    </w:p>
    <w:p w14:paraId="000000D9" w14:textId="2691392D" w:rsidR="00223A2A" w:rsidRPr="00C75E91" w:rsidRDefault="00105CFA">
      <w:pPr>
        <w:ind w:firstLine="0"/>
        <w:rPr>
          <w:lang w:val="en-US"/>
        </w:rPr>
      </w:pPr>
      <w:r w:rsidRPr="00C75E91">
        <w:rPr>
          <w:lang w:val="en-US"/>
        </w:rPr>
        <w:t>Berlin</w:t>
      </w:r>
    </w:p>
    <w:p w14:paraId="000000DC" w14:textId="23853DA3" w:rsidR="00223A2A" w:rsidRPr="00C75E91" w:rsidRDefault="00105CFA">
      <w:pPr>
        <w:rPr>
          <w:lang w:val="en-US"/>
        </w:rPr>
      </w:pPr>
      <w:r w:rsidRPr="00C75E91">
        <w:rPr>
          <w:lang w:val="en-US"/>
        </w:rPr>
        <w:t>Berlin has probably the strictest rules for AirBnB. The decision about regulations was made in 2016, that forbids renting unless the hosts occupied at least 50 % of the home themselves. In the case of infraction, the fine is 100 000$. As you can see from the graph below, number or listing (entire homes) has fallen but at the same time number of listings (shared homes) has grown rapidly.</w:t>
      </w:r>
      <w:r w:rsidR="003B019B">
        <w:rPr>
          <w:lang w:val="en-US"/>
        </w:rPr>
        <w:t xml:space="preserve"> </w:t>
      </w:r>
      <w:r w:rsidRPr="00C75E91">
        <w:rPr>
          <w:lang w:val="en-US"/>
        </w:rPr>
        <w:t>Before May 2016, correlation was 99 % and from that time, the correlation is only about 22 %. (AirDNA, c2015-2019)</w:t>
      </w:r>
    </w:p>
    <w:p w14:paraId="4FA6A489" w14:textId="61D072D8" w:rsidR="002B438F" w:rsidRPr="00C75E91" w:rsidDel="009A3543" w:rsidRDefault="006A7BD0">
      <w:pPr>
        <w:rPr>
          <w:del w:id="20" w:author="Pucová Alena Bc." w:date="2020-02-06T10:26:00Z"/>
          <w:lang w:val="en-US"/>
        </w:rPr>
      </w:pPr>
      <w:r w:rsidRPr="00C75E91">
        <w:rPr>
          <w:noProof/>
          <w:lang w:val="cs-CZ"/>
        </w:rPr>
        <mc:AlternateContent>
          <mc:Choice Requires="wps">
            <w:drawing>
              <wp:anchor distT="0" distB="0" distL="114300" distR="114300" simplePos="0" relativeHeight="251826176" behindDoc="0" locked="0" layoutInCell="1" allowOverlap="1" wp14:anchorId="4C1F8005" wp14:editId="6A5CE613">
                <wp:simplePos x="0" y="0"/>
                <wp:positionH relativeFrom="margin">
                  <wp:posOffset>-457200</wp:posOffset>
                </wp:positionH>
                <wp:positionV relativeFrom="paragraph">
                  <wp:posOffset>174625</wp:posOffset>
                </wp:positionV>
                <wp:extent cx="5334000" cy="152400"/>
                <wp:effectExtent l="0" t="0" r="0" b="0"/>
                <wp:wrapSquare wrapText="bothSides"/>
                <wp:docPr id="43" name="Textové pole 43"/>
                <wp:cNvGraphicFramePr/>
                <a:graphic xmlns:a="http://schemas.openxmlformats.org/drawingml/2006/main">
                  <a:graphicData uri="http://schemas.microsoft.com/office/word/2010/wordprocessingShape">
                    <wps:wsp>
                      <wps:cNvSpPr txBox="1"/>
                      <wps:spPr>
                        <a:xfrm>
                          <a:off x="0" y="0"/>
                          <a:ext cx="5334000" cy="152400"/>
                        </a:xfrm>
                        <a:prstGeom prst="rect">
                          <a:avLst/>
                        </a:prstGeom>
                        <a:solidFill>
                          <a:prstClr val="white"/>
                        </a:solidFill>
                        <a:ln>
                          <a:noFill/>
                        </a:ln>
                      </wps:spPr>
                      <wps:txbx>
                        <w:txbxContent>
                          <w:p w14:paraId="40D48677" w14:textId="1C2E0513" w:rsidR="00DD6163" w:rsidRPr="009A7429" w:rsidRDefault="00DD6163" w:rsidP="002B438F">
                            <w:pPr>
                              <w:pStyle w:val="Zdroje"/>
                              <w:jc w:val="left"/>
                              <w:rPr>
                                <w:noProof/>
                                <w:sz w:val="24"/>
                              </w:rPr>
                            </w:pPr>
                            <w:r>
                              <w:t xml:space="preserve">Picture </w:t>
                            </w:r>
                            <w:fldSimple w:instr=" SEQ Picture \* ARABIC ">
                              <w:r>
                                <w:rPr>
                                  <w:noProof/>
                                </w:rPr>
                                <w:t>5</w:t>
                              </w:r>
                            </w:fldSimple>
                            <w:r>
                              <w:t xml:space="preserve"> Number of listings, Berlin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F8005" id="Textové pole 43" o:spid="_x0000_s1033" type="#_x0000_t202" style="position:absolute;left:0;text-align:left;margin-left:-36pt;margin-top:13.75pt;width:420pt;height:12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" stroked="f">
                <v:textbox inset="0,0,0,0">
                  <w:txbxContent>
                    <w:p w14:paraId="40D48677" w14:textId="1C2E0513" w:rsidR="00DD6163" w:rsidRPr="009A7429" w:rsidRDefault="00DD6163" w:rsidP="002B438F">
                      <w:pPr>
                        <w:pStyle w:val="Zdroje"/>
                        <w:jc w:val="left"/>
                        <w:rPr>
                          <w:noProof/>
                          <w:sz w:val="24"/>
                        </w:rPr>
                      </w:pPr>
                      <w:r>
                        <w:t xml:space="preserve">Picture </w:t>
                      </w:r>
                      <w:fldSimple w:instr=" SEQ Picture \* ARABIC ">
                        <w:r>
                          <w:rPr>
                            <w:noProof/>
                          </w:rPr>
                          <w:t>5</w:t>
                        </w:r>
                      </w:fldSimple>
                      <w:r>
                        <w:t xml:space="preserve"> Number of listings, Berlin</w:t>
                      </w:r>
                    </w:p>
                  </w:txbxContent>
                </v:textbox>
                <w10:wrap type="square" anchorx="margin"/>
              </v:shape>
            </w:pict>
          </mc:Fallback>
        </mc:AlternateContent>
      </w:r>
      <w:r w:rsidRPr="00C75E91">
        <w:rPr>
          <w:noProof/>
          <w:lang w:val="cs-CZ"/>
        </w:rPr>
        <w:drawing>
          <wp:anchor distT="0" distB="0" distL="114300" distR="114300" simplePos="0" relativeHeight="251673600" behindDoc="0" locked="0" layoutInCell="1" hidden="0" allowOverlap="1" wp14:anchorId="5963BFCD" wp14:editId="4DAD9B91">
            <wp:simplePos x="0" y="0"/>
            <wp:positionH relativeFrom="margin">
              <wp:align>right</wp:align>
            </wp:positionH>
            <wp:positionV relativeFrom="paragraph">
              <wp:posOffset>444500</wp:posOffset>
            </wp:positionV>
            <wp:extent cx="5238750" cy="3333750"/>
            <wp:effectExtent l="0" t="0" r="0" b="0"/>
            <wp:wrapSquare wrapText="bothSides" distT="0" distB="0" distL="114300" distR="114300"/>
            <wp:docPr id="4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4"/>
                    <a:srcRect t="4560" r="1211" b="1691"/>
                    <a:stretch/>
                  </pic:blipFill>
                  <pic:spPr bwMode="auto">
                    <a:xfrm>
                      <a:off x="0" y="0"/>
                      <a:ext cx="523875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B82BC5" w14:textId="77777777" w:rsidR="009A3543" w:rsidRDefault="009A3543" w:rsidP="009A3543">
      <w:pPr>
        <w:rPr>
          <w:lang w:val="en-US"/>
        </w:rPr>
      </w:pPr>
      <w:r w:rsidRPr="00C75E91">
        <w:rPr>
          <w:noProof/>
          <w:lang w:val="cs-CZ"/>
        </w:rPr>
        <mc:AlternateContent>
          <mc:Choice Requires="wps">
            <w:drawing>
              <wp:anchor distT="0" distB="0" distL="114300" distR="114300" simplePos="0" relativeHeight="251674624" behindDoc="0" locked="0" layoutInCell="1" hidden="0" allowOverlap="1" wp14:anchorId="3C3783EA" wp14:editId="4BAB545E">
                <wp:simplePos x="0" y="0"/>
                <wp:positionH relativeFrom="column">
                  <wp:posOffset>149225</wp:posOffset>
                </wp:positionH>
                <wp:positionV relativeFrom="paragraph">
                  <wp:posOffset>3651250</wp:posOffset>
                </wp:positionV>
                <wp:extent cx="5433060" cy="200025"/>
                <wp:effectExtent l="0" t="0" r="0" b="9525"/>
                <wp:wrapSquare wrapText="bothSides" distT="0" distB="0" distL="114300" distR="114300"/>
                <wp:docPr id="381" name="Obdélník 381"/>
                <wp:cNvGraphicFramePr/>
                <a:graphic xmlns:a="http://schemas.openxmlformats.org/drawingml/2006/main">
                  <a:graphicData uri="http://schemas.microsoft.com/office/word/2010/wordprocessingShape">
                    <wps:wsp>
                      <wps:cNvSpPr/>
                      <wps:spPr>
                        <a:xfrm>
                          <a:off x="0" y="0"/>
                          <a:ext cx="5433060" cy="200025"/>
                        </a:xfrm>
                        <a:prstGeom prst="rect">
                          <a:avLst/>
                        </a:prstGeom>
                        <a:solidFill>
                          <a:srgbClr val="FFFFFF"/>
                        </a:solidFill>
                        <a:ln>
                          <a:noFill/>
                        </a:ln>
                      </wps:spPr>
                      <wps:txbx>
                        <w:txbxContent>
                          <w:p w14:paraId="385FC6BF" w14:textId="21F96731" w:rsidR="00DD6163" w:rsidRDefault="00DD6163" w:rsidP="00B2652C">
                            <w:pPr>
                              <w:pStyle w:val="Zdroje"/>
                            </w:pPr>
                            <w:r>
                              <w:t>Source: AirDNA, 2019</w:t>
                            </w:r>
                          </w:p>
                          <w:p w14:paraId="065911A9" w14:textId="260F69EF" w:rsidR="00DD6163" w:rsidRDefault="00DD6163" w:rsidP="002B438F">
                            <w:pPr>
                              <w:pStyle w:val="Zdroje"/>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3C3783EA" id="Obdélník 381" o:spid="_x0000_s1034" style="position:absolute;left:0;text-align:left;margin-left:11.75pt;margin-top:287.5pt;width:427.8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" stroked="f">
                <v:textbox inset="0,0,0,0">
                  <w:txbxContent>
                    <w:p w14:paraId="385FC6BF" w14:textId="21F96731" w:rsidR="00DD6163" w:rsidRDefault="00DD6163" w:rsidP="00B2652C">
                      <w:pPr>
                        <w:pStyle w:val="Zdroje"/>
                      </w:pPr>
                      <w:r>
                        <w:t>Source: AirDNA, 2019</w:t>
                      </w:r>
                    </w:p>
                    <w:p w14:paraId="065911A9" w14:textId="260F69EF" w:rsidR="00DD6163" w:rsidRDefault="00DD6163" w:rsidP="002B438F">
                      <w:pPr>
                        <w:pStyle w:val="Zdroje"/>
                      </w:pPr>
                    </w:p>
                  </w:txbxContent>
                </v:textbox>
                <w10:wrap type="square"/>
              </v:rect>
            </w:pict>
          </mc:Fallback>
        </mc:AlternateContent>
      </w:r>
    </w:p>
    <w:p w14:paraId="6921AB62" w14:textId="77777777" w:rsidR="009A3543" w:rsidRDefault="009A3543">
      <w:pPr>
        <w:rPr>
          <w:lang w:val="en-US"/>
        </w:rPr>
      </w:pPr>
      <w:r>
        <w:rPr>
          <w:lang w:val="en-US"/>
        </w:rPr>
        <w:br w:type="page"/>
      </w:r>
    </w:p>
    <w:p w14:paraId="000000DD" w14:textId="5C73FF9A" w:rsidR="00223A2A" w:rsidRPr="00C75E91" w:rsidRDefault="00105CFA" w:rsidP="009A3543">
      <w:pPr>
        <w:rPr>
          <w:lang w:val="en-US"/>
        </w:rPr>
      </w:pPr>
      <w:r w:rsidRPr="00C75E91">
        <w:rPr>
          <w:lang w:val="en-US"/>
        </w:rPr>
        <w:lastRenderedPageBreak/>
        <w:t>London</w:t>
      </w:r>
    </w:p>
    <w:p w14:paraId="000000DF" w14:textId="3AF61C03" w:rsidR="00223A2A" w:rsidRPr="00C75E91" w:rsidRDefault="00105CFA">
      <w:pPr>
        <w:rPr>
          <w:lang w:val="en-US"/>
        </w:rPr>
      </w:pPr>
      <w:r w:rsidRPr="00C75E91">
        <w:rPr>
          <w:lang w:val="en-US"/>
        </w:rPr>
        <w:t>The limit of renting days in London is 90 days per year. If someone wants to rent for a longer period, it is necessary to apply for a planning permit at the local council. (LuckeyHomes, 2018)</w:t>
      </w:r>
      <w:r w:rsidR="003B019B">
        <w:rPr>
          <w:lang w:val="en-US"/>
        </w:rPr>
        <w:t xml:space="preserve"> </w:t>
      </w:r>
      <w:r w:rsidRPr="00C75E91">
        <w:rPr>
          <w:lang w:val="en-US"/>
        </w:rPr>
        <w:t xml:space="preserve">The area of London is 1 572 </w:t>
      </w:r>
      <w:r w:rsidR="008B2958" w:rsidRPr="00C75E91">
        <w:rPr>
          <w:lang w:val="en-US"/>
        </w:rPr>
        <w:t>km</w:t>
      </w:r>
      <w:r w:rsidR="008B2958" w:rsidRPr="000B4880">
        <w:rPr>
          <w:vertAlign w:val="superscript"/>
          <w:lang w:val="en-US"/>
        </w:rPr>
        <w:t>2</w:t>
      </w:r>
      <w:r w:rsidRPr="00C75E91">
        <w:rPr>
          <w:lang w:val="en-US"/>
        </w:rPr>
        <w:t xml:space="preserve"> and the number of active rentals is 60 979.</w:t>
      </w:r>
      <w:r w:rsidRPr="00C75E91">
        <w:rPr>
          <w:noProof/>
          <w:lang w:val="cs-CZ"/>
        </w:rPr>
        <mc:AlternateContent>
          <mc:Choice Requires="wps">
            <w:drawing>
              <wp:anchor distT="0" distB="0" distL="114300" distR="114300" simplePos="0" relativeHeight="251675648" behindDoc="0" locked="0" layoutInCell="1" hidden="0" allowOverlap="1" wp14:anchorId="62F2906F" wp14:editId="07777777">
                <wp:simplePos x="0" y="0"/>
                <wp:positionH relativeFrom="column">
                  <wp:posOffset>812800</wp:posOffset>
                </wp:positionH>
                <wp:positionV relativeFrom="paragraph">
                  <wp:posOffset>2641600</wp:posOffset>
                </wp:positionV>
                <wp:extent cx="3362325" cy="31750"/>
                <wp:effectExtent l="0" t="0" r="0" b="0"/>
                <wp:wrapSquare wrapText="bothSides" distT="0" distB="0" distL="114300" distR="114300"/>
                <wp:docPr id="380" name="Obdélník 380"/>
                <wp:cNvGraphicFramePr/>
                <a:graphic xmlns:a="http://schemas.openxmlformats.org/drawingml/2006/main">
                  <a:graphicData uri="http://schemas.microsoft.com/office/word/2010/wordprocessingShape">
                    <wps:wsp>
                      <wps:cNvSpPr/>
                      <wps:spPr>
                        <a:xfrm>
                          <a:off x="3674363" y="3779683"/>
                          <a:ext cx="3343275" cy="635"/>
                        </a:xfrm>
                        <a:prstGeom prst="rect">
                          <a:avLst/>
                        </a:prstGeom>
                        <a:solidFill>
                          <a:srgbClr val="FFFFFF"/>
                        </a:solidFill>
                        <a:ln>
                          <a:noFill/>
                        </a:ln>
                      </wps:spPr>
                      <wps:txbx>
                        <w:txbxContent>
                          <w:p w14:paraId="35D7095C" w14:textId="77777777" w:rsidR="00DD6163" w:rsidRDefault="00DD6163">
                            <w:pPr>
                              <w:spacing w:after="200" w:line="240" w:lineRule="auto"/>
                              <w:jc w:val="right"/>
                              <w:textDirection w:val="btLr"/>
                            </w:pPr>
                            <w:r>
                              <w:rPr>
                                <w:i/>
                                <w:color w:val="44546A"/>
                                <w:sz w:val="18"/>
                              </w:rPr>
                              <w:t>Source: AirDNA</w:t>
                            </w:r>
                          </w:p>
                        </w:txbxContent>
                      </wps:txbx>
                      <wps:bodyPr spcFirstLastPara="1" wrap="square" lIns="0" tIns="0" rIns="0" bIns="0" anchor="t" anchorCtr="0">
                        <a:noAutofit/>
                      </wps:bodyPr>
                    </wps:wsp>
                  </a:graphicData>
                </a:graphic>
              </wp:anchor>
            </w:drawing>
          </mc:Choice>
          <mc:Fallback>
            <w:pict>
              <v:rect w14:anchorId="62F2906F" id="Obdélník 380" o:spid="_x0000_s1035" style="position:absolute;left:0;text-align:left;margin-left:64pt;margin-top:208pt;width:264.75pt;height: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" stroked="f">
                <v:textbox inset="0,0,0,0">
                  <w:txbxContent>
                    <w:p w14:paraId="35D7095C" w14:textId="77777777" w:rsidR="00DD6163" w:rsidRDefault="00DD6163">
                      <w:pPr>
                        <w:spacing w:after="200" w:line="240" w:lineRule="auto"/>
                        <w:jc w:val="right"/>
                        <w:textDirection w:val="btLr"/>
                      </w:pPr>
                      <w:r>
                        <w:rPr>
                          <w:i/>
                          <w:color w:val="44546A"/>
                          <w:sz w:val="18"/>
                        </w:rPr>
                        <w:t>Source: AirDNA</w:t>
                      </w:r>
                    </w:p>
                  </w:txbxContent>
                </v:textbox>
                <w10:wrap type="square"/>
              </v:rect>
            </w:pict>
          </mc:Fallback>
        </mc:AlternateContent>
      </w:r>
      <w:r w:rsidR="009A3543">
        <w:rPr>
          <w:lang w:val="en-US"/>
        </w:rPr>
        <w:t xml:space="preserve"> The next picture, number 6, shows that the </w:t>
      </w:r>
      <w:r w:rsidR="000A5C1F">
        <w:rPr>
          <w:lang w:val="en-US"/>
        </w:rPr>
        <w:t>offers of accommodation</w:t>
      </w:r>
      <w:r w:rsidR="009A3543">
        <w:rPr>
          <w:lang w:val="en-US"/>
        </w:rPr>
        <w:t xml:space="preserve"> are mostly in the center of the city as is common </w:t>
      </w:r>
      <w:r w:rsidR="000A5C1F">
        <w:rPr>
          <w:lang w:val="en-US"/>
        </w:rPr>
        <w:t xml:space="preserve">also </w:t>
      </w:r>
      <w:r w:rsidR="009A3543">
        <w:rPr>
          <w:lang w:val="en-US"/>
        </w:rPr>
        <w:t>in other cities.</w:t>
      </w:r>
    </w:p>
    <w:p w14:paraId="000000E0" w14:textId="6577E93F" w:rsidR="00223A2A" w:rsidRPr="00C75E91" w:rsidRDefault="006A7BD0">
      <w:pPr>
        <w:rPr>
          <w:lang w:val="en-US"/>
        </w:rPr>
      </w:pPr>
      <w:r w:rsidRPr="00C75E91">
        <w:rPr>
          <w:noProof/>
          <w:lang w:val="cs-CZ"/>
        </w:rPr>
        <w:drawing>
          <wp:anchor distT="0" distB="0" distL="114300" distR="114300" simplePos="0" relativeHeight="251676672" behindDoc="0" locked="0" layoutInCell="1" hidden="0" allowOverlap="1" wp14:anchorId="632103DB" wp14:editId="2A951D78">
            <wp:simplePos x="0" y="0"/>
            <wp:positionH relativeFrom="margin">
              <wp:align>center</wp:align>
            </wp:positionH>
            <wp:positionV relativeFrom="paragraph">
              <wp:posOffset>300355</wp:posOffset>
            </wp:positionV>
            <wp:extent cx="3343275" cy="2276475"/>
            <wp:effectExtent l="0" t="0" r="9525" b="9525"/>
            <wp:wrapSquare wrapText="bothSides" distT="0" distB="0" distL="114300" distR="114300"/>
            <wp:docPr id="4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3343275" cy="2276475"/>
                    </a:xfrm>
                    <a:prstGeom prst="rect">
                      <a:avLst/>
                    </a:prstGeom>
                    <a:ln/>
                  </pic:spPr>
                </pic:pic>
              </a:graphicData>
            </a:graphic>
          </wp:anchor>
        </w:drawing>
      </w:r>
      <w:r w:rsidRPr="00C75E91">
        <w:rPr>
          <w:noProof/>
          <w:lang w:val="cs-CZ"/>
        </w:rPr>
        <mc:AlternateContent>
          <mc:Choice Requires="wps">
            <w:drawing>
              <wp:anchor distT="0" distB="0" distL="114300" distR="114300" simplePos="0" relativeHeight="251828224" behindDoc="0" locked="0" layoutInCell="1" allowOverlap="1" wp14:anchorId="61654E27" wp14:editId="27194A95">
                <wp:simplePos x="0" y="0"/>
                <wp:positionH relativeFrom="margin">
                  <wp:align>left</wp:align>
                </wp:positionH>
                <wp:positionV relativeFrom="paragraph">
                  <wp:posOffset>80645</wp:posOffset>
                </wp:positionV>
                <wp:extent cx="3343275" cy="219075"/>
                <wp:effectExtent l="0" t="0" r="9525" b="9525"/>
                <wp:wrapSquare wrapText="bothSides"/>
                <wp:docPr id="44" name="Textové pole 44"/>
                <wp:cNvGraphicFramePr/>
                <a:graphic xmlns:a="http://schemas.openxmlformats.org/drawingml/2006/main">
                  <a:graphicData uri="http://schemas.microsoft.com/office/word/2010/wordprocessingShape">
                    <wps:wsp>
                      <wps:cNvSpPr txBox="1"/>
                      <wps:spPr>
                        <a:xfrm>
                          <a:off x="0" y="0"/>
                          <a:ext cx="3343275" cy="219075"/>
                        </a:xfrm>
                        <a:prstGeom prst="rect">
                          <a:avLst/>
                        </a:prstGeom>
                        <a:solidFill>
                          <a:prstClr val="white"/>
                        </a:solidFill>
                        <a:ln>
                          <a:noFill/>
                        </a:ln>
                      </wps:spPr>
                      <wps:txbx>
                        <w:txbxContent>
                          <w:p w14:paraId="0EE56D0E" w14:textId="0A4A306F" w:rsidR="00DD6163" w:rsidRPr="00A3354F" w:rsidRDefault="00DD6163" w:rsidP="006A7BD0">
                            <w:pPr>
                              <w:pStyle w:val="Zdroje"/>
                              <w:jc w:val="left"/>
                              <w:rPr>
                                <w:noProof/>
                                <w:sz w:val="24"/>
                              </w:rPr>
                            </w:pPr>
                            <w:r>
                              <w:t xml:space="preserve">Picture </w:t>
                            </w:r>
                            <w:fldSimple w:instr=" SEQ Picture \* ARABIC ">
                              <w:r>
                                <w:rPr>
                                  <w:noProof/>
                                </w:rPr>
                                <w:t>6</w:t>
                              </w:r>
                            </w:fldSimple>
                            <w:r>
                              <w:t xml:space="preserve"> Map of AirBnB,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54E27" id="Textové pole 44" o:spid="_x0000_s1036" type="#_x0000_t202" style="position:absolute;left:0;text-align:left;margin-left:0;margin-top:6.35pt;width:263.25pt;height:17.25pt;z-index:251828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" stroked="f">
                <v:textbox inset="0,0,0,0">
                  <w:txbxContent>
                    <w:p w14:paraId="0EE56D0E" w14:textId="0A4A306F" w:rsidR="00DD6163" w:rsidRPr="00A3354F" w:rsidRDefault="00DD6163" w:rsidP="006A7BD0">
                      <w:pPr>
                        <w:pStyle w:val="Zdroje"/>
                        <w:jc w:val="left"/>
                        <w:rPr>
                          <w:noProof/>
                          <w:sz w:val="24"/>
                        </w:rPr>
                      </w:pPr>
                      <w:r>
                        <w:t xml:space="preserve">Picture </w:t>
                      </w:r>
                      <w:fldSimple w:instr=" SEQ Picture \* ARABIC ">
                        <w:r>
                          <w:rPr>
                            <w:noProof/>
                          </w:rPr>
                          <w:t>6</w:t>
                        </w:r>
                      </w:fldSimple>
                      <w:r>
                        <w:t xml:space="preserve"> Map of AirBnB, London</w:t>
                      </w:r>
                    </w:p>
                  </w:txbxContent>
                </v:textbox>
                <w10:wrap type="square" anchorx="margin"/>
              </v:shape>
            </w:pict>
          </mc:Fallback>
        </mc:AlternateContent>
      </w:r>
    </w:p>
    <w:p w14:paraId="000000E1" w14:textId="77777777" w:rsidR="00223A2A" w:rsidRPr="00C75E91" w:rsidRDefault="00223A2A">
      <w:pPr>
        <w:pStyle w:val="Nadpis4"/>
        <w:rPr>
          <w:lang w:val="en-US"/>
        </w:rPr>
      </w:pPr>
    </w:p>
    <w:p w14:paraId="000000E2" w14:textId="77777777" w:rsidR="00223A2A" w:rsidRPr="00C75E91" w:rsidRDefault="00223A2A">
      <w:pPr>
        <w:pStyle w:val="Nadpis4"/>
        <w:rPr>
          <w:lang w:val="en-US"/>
        </w:rPr>
      </w:pPr>
    </w:p>
    <w:p w14:paraId="000000E3" w14:textId="77777777" w:rsidR="00223A2A" w:rsidRPr="00C75E91" w:rsidRDefault="00223A2A">
      <w:pPr>
        <w:pStyle w:val="Nadpis4"/>
        <w:rPr>
          <w:lang w:val="en-US"/>
        </w:rPr>
      </w:pPr>
    </w:p>
    <w:p w14:paraId="000000E4" w14:textId="1C8995D2" w:rsidR="00223A2A" w:rsidRPr="00C75E91" w:rsidRDefault="00223A2A">
      <w:pPr>
        <w:pStyle w:val="Nadpis4"/>
        <w:rPr>
          <w:lang w:val="en-US"/>
        </w:rPr>
      </w:pPr>
    </w:p>
    <w:p w14:paraId="000000E5" w14:textId="77777777" w:rsidR="00223A2A" w:rsidRPr="00C75E91" w:rsidRDefault="00223A2A">
      <w:pPr>
        <w:pStyle w:val="Nadpis4"/>
        <w:rPr>
          <w:lang w:val="en-US"/>
        </w:rPr>
      </w:pPr>
    </w:p>
    <w:p w14:paraId="000000E6" w14:textId="77777777" w:rsidR="00223A2A" w:rsidRPr="00C75E91" w:rsidRDefault="00223A2A">
      <w:pPr>
        <w:pStyle w:val="Nadpis4"/>
        <w:rPr>
          <w:lang w:val="en-US"/>
        </w:rPr>
      </w:pPr>
    </w:p>
    <w:p w14:paraId="000000E7" w14:textId="72703DCB" w:rsidR="00223A2A" w:rsidRPr="00C75E91" w:rsidRDefault="00223A2A">
      <w:pPr>
        <w:pStyle w:val="Nadpis4"/>
        <w:rPr>
          <w:lang w:val="en-US"/>
        </w:rPr>
      </w:pPr>
    </w:p>
    <w:p w14:paraId="56FF9373" w14:textId="443C0FDF" w:rsidR="006A7BD0" w:rsidRPr="00C75E91" w:rsidRDefault="00B2652C" w:rsidP="006A7BD0">
      <w:pPr>
        <w:rPr>
          <w:lang w:val="en-US"/>
        </w:rPr>
      </w:pPr>
      <w:r w:rsidRPr="00C75E91">
        <w:rPr>
          <w:noProof/>
          <w:lang w:val="cs-CZ"/>
        </w:rPr>
        <mc:AlternateContent>
          <mc:Choice Requires="wps">
            <w:drawing>
              <wp:anchor distT="0" distB="0" distL="114300" distR="114300" simplePos="0" relativeHeight="251830272" behindDoc="0" locked="0" layoutInCell="1" allowOverlap="1" wp14:anchorId="0112F244" wp14:editId="1F7C680B">
                <wp:simplePos x="0" y="0"/>
                <wp:positionH relativeFrom="column">
                  <wp:posOffset>1025525</wp:posOffset>
                </wp:positionH>
                <wp:positionV relativeFrom="paragraph">
                  <wp:posOffset>301625</wp:posOffset>
                </wp:positionV>
                <wp:extent cx="3343275" cy="323850"/>
                <wp:effectExtent l="0" t="0" r="9525" b="0"/>
                <wp:wrapSquare wrapText="bothSides"/>
                <wp:docPr id="45" name="Textové pole 45"/>
                <wp:cNvGraphicFramePr/>
                <a:graphic xmlns:a="http://schemas.openxmlformats.org/drawingml/2006/main">
                  <a:graphicData uri="http://schemas.microsoft.com/office/word/2010/wordprocessingShape">
                    <wps:wsp>
                      <wps:cNvSpPr txBox="1"/>
                      <wps:spPr>
                        <a:xfrm>
                          <a:off x="0" y="0"/>
                          <a:ext cx="3343275" cy="323850"/>
                        </a:xfrm>
                        <a:prstGeom prst="rect">
                          <a:avLst/>
                        </a:prstGeom>
                        <a:solidFill>
                          <a:prstClr val="white"/>
                        </a:solidFill>
                        <a:ln>
                          <a:noFill/>
                        </a:ln>
                      </wps:spPr>
                      <wps:txbx>
                        <w:txbxContent>
                          <w:p w14:paraId="5479E25C" w14:textId="656655E0" w:rsidR="00DD6163" w:rsidRDefault="00DD6163" w:rsidP="00B2652C">
                            <w:pPr>
                              <w:pStyle w:val="Zdroje"/>
                            </w:pPr>
                            <w:r>
                              <w:t>Source: AirDNA, 2019</w:t>
                            </w:r>
                          </w:p>
                          <w:p w14:paraId="6FBD5D97" w14:textId="4D586DD2" w:rsidR="00DD6163" w:rsidRPr="003D4817" w:rsidRDefault="00DD6163" w:rsidP="006A7BD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2F244" id="Textové pole 45" o:spid="_x0000_s1037" type="#_x0000_t202" style="position:absolute;left:0;text-align:left;margin-left:80.75pt;margin-top:23.75pt;width:263.25pt;height:2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" stroked="f">
                <v:textbox inset="0,0,0,0">
                  <w:txbxContent>
                    <w:p w14:paraId="5479E25C" w14:textId="656655E0" w:rsidR="00DD6163" w:rsidRDefault="00DD6163" w:rsidP="00B2652C">
                      <w:pPr>
                        <w:pStyle w:val="Zdroje"/>
                      </w:pPr>
                      <w:r>
                        <w:t>Source: AirDNA, 2019</w:t>
                      </w:r>
                    </w:p>
                    <w:p w14:paraId="6FBD5D97" w14:textId="4D586DD2" w:rsidR="00DD6163" w:rsidRPr="003D4817" w:rsidRDefault="00DD6163" w:rsidP="006A7BD0">
                      <w:pPr>
                        <w:pStyle w:val="Zdroje"/>
                        <w:rPr>
                          <w:noProof/>
                          <w:sz w:val="24"/>
                        </w:rPr>
                      </w:pPr>
                    </w:p>
                  </w:txbxContent>
                </v:textbox>
                <w10:wrap type="square"/>
              </v:shape>
            </w:pict>
          </mc:Fallback>
        </mc:AlternateContent>
      </w:r>
    </w:p>
    <w:p w14:paraId="000000E8" w14:textId="77777777" w:rsidR="00223A2A" w:rsidRPr="00C75E91" w:rsidRDefault="00223A2A">
      <w:pPr>
        <w:pStyle w:val="Nadpis4"/>
        <w:rPr>
          <w:lang w:val="en-US"/>
        </w:rPr>
      </w:pPr>
    </w:p>
    <w:p w14:paraId="000000E9" w14:textId="77777777" w:rsidR="00223A2A" w:rsidRPr="00C75E91" w:rsidRDefault="00105CFA" w:rsidP="003851DB">
      <w:pPr>
        <w:ind w:firstLine="0"/>
        <w:rPr>
          <w:lang w:val="en-US"/>
        </w:rPr>
      </w:pPr>
      <w:r w:rsidRPr="00C75E91">
        <w:rPr>
          <w:lang w:val="en-US"/>
        </w:rPr>
        <w:t xml:space="preserve">Amsterdam </w:t>
      </w:r>
    </w:p>
    <w:p w14:paraId="000000EB" w14:textId="75F88FBE" w:rsidR="00223A2A" w:rsidRPr="00C75E91" w:rsidRDefault="009D5FF9">
      <w:pPr>
        <w:rPr>
          <w:lang w:val="en-US"/>
        </w:rPr>
      </w:pPr>
      <w:r w:rsidRPr="00C75E91">
        <w:rPr>
          <w:noProof/>
          <w:lang w:val="cs-CZ"/>
        </w:rPr>
        <mc:AlternateContent>
          <mc:Choice Requires="wps">
            <w:drawing>
              <wp:anchor distT="0" distB="0" distL="114300" distR="114300" simplePos="0" relativeHeight="251832320" behindDoc="0" locked="0" layoutInCell="1" allowOverlap="1" wp14:anchorId="4C75069E" wp14:editId="6220D638">
                <wp:simplePos x="0" y="0"/>
                <wp:positionH relativeFrom="column">
                  <wp:posOffset>177800</wp:posOffset>
                </wp:positionH>
                <wp:positionV relativeFrom="paragraph">
                  <wp:posOffset>1098550</wp:posOffset>
                </wp:positionV>
                <wp:extent cx="4072890" cy="161925"/>
                <wp:effectExtent l="0" t="0" r="3810" b="9525"/>
                <wp:wrapSquare wrapText="bothSides"/>
                <wp:docPr id="46" name="Textové pole 46"/>
                <wp:cNvGraphicFramePr/>
                <a:graphic xmlns:a="http://schemas.openxmlformats.org/drawingml/2006/main">
                  <a:graphicData uri="http://schemas.microsoft.com/office/word/2010/wordprocessingShape">
                    <wps:wsp>
                      <wps:cNvSpPr txBox="1"/>
                      <wps:spPr>
                        <a:xfrm>
                          <a:off x="0" y="0"/>
                          <a:ext cx="4072890" cy="161925"/>
                        </a:xfrm>
                        <a:prstGeom prst="rect">
                          <a:avLst/>
                        </a:prstGeom>
                        <a:solidFill>
                          <a:prstClr val="white"/>
                        </a:solidFill>
                        <a:ln>
                          <a:noFill/>
                        </a:ln>
                      </wps:spPr>
                      <wps:txbx>
                        <w:txbxContent>
                          <w:p w14:paraId="66BC877D" w14:textId="6F4D05C4" w:rsidR="00DD6163" w:rsidRPr="003863BC" w:rsidRDefault="00DD6163" w:rsidP="006A7BD0">
                            <w:pPr>
                              <w:pStyle w:val="Zdroje"/>
                              <w:jc w:val="left"/>
                              <w:rPr>
                                <w:noProof/>
                                <w:sz w:val="24"/>
                              </w:rPr>
                            </w:pPr>
                            <w:r>
                              <w:t xml:space="preserve">Picture </w:t>
                            </w:r>
                            <w:fldSimple w:instr=" SEQ Picture \* ARABIC ">
                              <w:r>
                                <w:rPr>
                                  <w:noProof/>
                                </w:rPr>
                                <w:t>7</w:t>
                              </w:r>
                            </w:fldSimple>
                            <w:r>
                              <w:rPr>
                                <w:noProof/>
                              </w:rPr>
                              <w:t xml:space="preserve"> </w:t>
                            </w:r>
                            <w:r>
                              <w:t>Map of AirBnB, 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069E" id="Textové pole 46" o:spid="_x0000_s1038" type="#_x0000_t202" style="position:absolute;left:0;text-align:left;margin-left:14pt;margin-top:86.5pt;width:320.7pt;height:1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" stroked="f">
                <v:textbox inset="0,0,0,0">
                  <w:txbxContent>
                    <w:p w14:paraId="66BC877D" w14:textId="6F4D05C4" w:rsidR="00DD6163" w:rsidRPr="003863BC" w:rsidRDefault="00DD6163" w:rsidP="006A7BD0">
                      <w:pPr>
                        <w:pStyle w:val="Zdroje"/>
                        <w:jc w:val="left"/>
                        <w:rPr>
                          <w:noProof/>
                          <w:sz w:val="24"/>
                        </w:rPr>
                      </w:pPr>
                      <w:r>
                        <w:t xml:space="preserve">Picture </w:t>
                      </w:r>
                      <w:fldSimple w:instr=" SEQ Picture \* ARABIC ">
                        <w:r>
                          <w:rPr>
                            <w:noProof/>
                          </w:rPr>
                          <w:t>7</w:t>
                        </w:r>
                      </w:fldSimple>
                      <w:r>
                        <w:rPr>
                          <w:noProof/>
                        </w:rPr>
                        <w:t xml:space="preserve"> </w:t>
                      </w:r>
                      <w:r>
                        <w:t>Map of AirBnB, Amsterdam</w:t>
                      </w:r>
                    </w:p>
                  </w:txbxContent>
                </v:textbox>
                <w10:wrap type="square"/>
              </v:shape>
            </w:pict>
          </mc:Fallback>
        </mc:AlternateContent>
      </w:r>
      <w:r w:rsidR="00105CFA" w:rsidRPr="00C75E91">
        <w:rPr>
          <w:lang w:val="en-US"/>
        </w:rPr>
        <w:t>In 2018 there was a limit for renting 60 days per year, however, the city has decided to reduce the number to halve in 2019, 30 days per year. (Locklear, 2019)</w:t>
      </w:r>
      <w:r w:rsidR="003B019B">
        <w:rPr>
          <w:lang w:val="en-US"/>
        </w:rPr>
        <w:t xml:space="preserve"> </w:t>
      </w:r>
      <w:r w:rsidR="00105CFA" w:rsidRPr="00C75E91">
        <w:rPr>
          <w:lang w:val="en-US"/>
        </w:rPr>
        <w:t xml:space="preserve">In Amsterdam, there are now 11 795 active rentals, on the area 219 </w:t>
      </w:r>
      <w:r w:rsidR="008B2958" w:rsidRPr="00C75E91">
        <w:rPr>
          <w:lang w:val="en-US"/>
        </w:rPr>
        <w:t>km</w:t>
      </w:r>
      <w:r w:rsidR="008B2958" w:rsidRPr="000B4880">
        <w:rPr>
          <w:vertAlign w:val="superscript"/>
          <w:lang w:val="en-US"/>
        </w:rPr>
        <w:t>2</w:t>
      </w:r>
      <w:r>
        <w:rPr>
          <w:lang w:val="en-US"/>
        </w:rPr>
        <w:t>, as we can see from picture number 7.</w:t>
      </w:r>
    </w:p>
    <w:p w14:paraId="000000EC" w14:textId="24FF6CAB" w:rsidR="00223A2A" w:rsidRPr="00C75E91" w:rsidRDefault="009D5FF9">
      <w:pPr>
        <w:rPr>
          <w:lang w:val="en-US"/>
        </w:rPr>
      </w:pPr>
      <w:r w:rsidRPr="00C75E91">
        <w:rPr>
          <w:noProof/>
          <w:lang w:val="cs-CZ"/>
        </w:rPr>
        <w:drawing>
          <wp:anchor distT="0" distB="0" distL="114300" distR="114300" simplePos="0" relativeHeight="251677696" behindDoc="0" locked="0" layoutInCell="1" hidden="0" allowOverlap="1" wp14:anchorId="60B6CC07" wp14:editId="164C9DEA">
            <wp:simplePos x="0" y="0"/>
            <wp:positionH relativeFrom="page">
              <wp:align>center</wp:align>
            </wp:positionH>
            <wp:positionV relativeFrom="paragraph">
              <wp:posOffset>128270</wp:posOffset>
            </wp:positionV>
            <wp:extent cx="4000500" cy="2190750"/>
            <wp:effectExtent l="0" t="0" r="0" b="0"/>
            <wp:wrapSquare wrapText="bothSides"/>
            <wp:docPr id="4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000500" cy="2190750"/>
                    </a:xfrm>
                    <a:prstGeom prst="rect">
                      <a:avLst/>
                    </a:prstGeom>
                    <a:ln/>
                  </pic:spPr>
                </pic:pic>
              </a:graphicData>
            </a:graphic>
            <wp14:sizeRelH relativeFrom="margin">
              <wp14:pctWidth>0</wp14:pctWidth>
            </wp14:sizeRelH>
            <wp14:sizeRelV relativeFrom="margin">
              <wp14:pctHeight>0</wp14:pctHeight>
            </wp14:sizeRelV>
          </wp:anchor>
        </w:drawing>
      </w:r>
    </w:p>
    <w:p w14:paraId="000000ED" w14:textId="4FF1DCE2" w:rsidR="006A7BD0" w:rsidRPr="00C75E91" w:rsidRDefault="006A7BD0">
      <w:pPr>
        <w:rPr>
          <w:lang w:val="en-US"/>
        </w:rPr>
      </w:pPr>
    </w:p>
    <w:p w14:paraId="0FDA1B9C" w14:textId="77777777" w:rsidR="006A7BD0" w:rsidRPr="00C75E91" w:rsidRDefault="006A7BD0" w:rsidP="006A7BD0">
      <w:pPr>
        <w:rPr>
          <w:lang w:val="en-US"/>
        </w:rPr>
      </w:pPr>
    </w:p>
    <w:p w14:paraId="72B253AD" w14:textId="77777777" w:rsidR="006A7BD0" w:rsidRPr="00C75E91" w:rsidRDefault="006A7BD0" w:rsidP="006A7BD0">
      <w:pPr>
        <w:rPr>
          <w:lang w:val="en-US"/>
        </w:rPr>
      </w:pPr>
    </w:p>
    <w:p w14:paraId="604C583F" w14:textId="77777777" w:rsidR="006A7BD0" w:rsidRPr="00C75E91" w:rsidRDefault="006A7BD0" w:rsidP="006A7BD0">
      <w:pPr>
        <w:rPr>
          <w:lang w:val="en-US"/>
        </w:rPr>
      </w:pPr>
    </w:p>
    <w:p w14:paraId="706B0A51" w14:textId="6BE24D4A" w:rsidR="006A7BD0" w:rsidRPr="00C75E91" w:rsidRDefault="006A7BD0" w:rsidP="006A7BD0">
      <w:pPr>
        <w:rPr>
          <w:lang w:val="en-US"/>
        </w:rPr>
      </w:pPr>
    </w:p>
    <w:p w14:paraId="3E12E5B2" w14:textId="375F8FCC" w:rsidR="00223A2A" w:rsidRPr="00C75E91" w:rsidRDefault="009D5FF9" w:rsidP="006A7BD0">
      <w:pPr>
        <w:rPr>
          <w:lang w:val="en-US"/>
        </w:rPr>
      </w:pPr>
      <w:r w:rsidRPr="00C75E91">
        <w:rPr>
          <w:noProof/>
          <w:lang w:val="cs-CZ"/>
        </w:rPr>
        <mc:AlternateContent>
          <mc:Choice Requires="wps">
            <w:drawing>
              <wp:anchor distT="0" distB="0" distL="114300" distR="114300" simplePos="0" relativeHeight="251678720" behindDoc="0" locked="0" layoutInCell="1" hidden="0" allowOverlap="1" wp14:anchorId="43B3FADC" wp14:editId="144D51F8">
                <wp:simplePos x="0" y="0"/>
                <wp:positionH relativeFrom="page">
                  <wp:posOffset>1590675</wp:posOffset>
                </wp:positionH>
                <wp:positionV relativeFrom="paragraph">
                  <wp:posOffset>304800</wp:posOffset>
                </wp:positionV>
                <wp:extent cx="4476750" cy="266700"/>
                <wp:effectExtent l="0" t="0" r="0" b="0"/>
                <wp:wrapSquare wrapText="bothSides" distT="0" distB="0" distL="114300" distR="114300"/>
                <wp:docPr id="375" name="Obdélník 375"/>
                <wp:cNvGraphicFramePr/>
                <a:graphic xmlns:a="http://schemas.openxmlformats.org/drawingml/2006/main">
                  <a:graphicData uri="http://schemas.microsoft.com/office/word/2010/wordprocessingShape">
                    <wps:wsp>
                      <wps:cNvSpPr/>
                      <wps:spPr>
                        <a:xfrm>
                          <a:off x="0" y="0"/>
                          <a:ext cx="4476750" cy="266700"/>
                        </a:xfrm>
                        <a:prstGeom prst="rect">
                          <a:avLst/>
                        </a:prstGeom>
                        <a:solidFill>
                          <a:srgbClr val="FFFFFF"/>
                        </a:solidFill>
                        <a:ln>
                          <a:noFill/>
                        </a:ln>
                      </wps:spPr>
                      <wps:txbx>
                        <w:txbxContent>
                          <w:p w14:paraId="72A58B01" w14:textId="7C22FD8F" w:rsidR="00DD6163" w:rsidRDefault="00DD6163" w:rsidP="00B2652C">
                            <w:pPr>
                              <w:pStyle w:val="Zdroje"/>
                            </w:pPr>
                            <w:r>
                              <w:t>Source: AirDNA, 2019</w:t>
                            </w:r>
                          </w:p>
                          <w:p w14:paraId="77701860" w14:textId="4F39ACC3" w:rsidR="00DD6163" w:rsidRDefault="00DD6163" w:rsidP="006A7BD0">
                            <w:pPr>
                              <w:pStyle w:val="Zdroje"/>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3B3FADC" id="Obdélník 375" o:spid="_x0000_s1039" style="position:absolute;left:0;text-align:left;margin-left:125.25pt;margin-top:24pt;width:352.5pt;height:2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" stroked="f">
                <v:textbox inset="0,0,0,0">
                  <w:txbxContent>
                    <w:p w14:paraId="72A58B01" w14:textId="7C22FD8F" w:rsidR="00DD6163" w:rsidRDefault="00DD6163" w:rsidP="00B2652C">
                      <w:pPr>
                        <w:pStyle w:val="Zdroje"/>
                      </w:pPr>
                      <w:r>
                        <w:t>Source: AirDNA, 2019</w:t>
                      </w:r>
                    </w:p>
                    <w:p w14:paraId="77701860" w14:textId="4F39ACC3" w:rsidR="00DD6163" w:rsidRDefault="00DD6163" w:rsidP="006A7BD0">
                      <w:pPr>
                        <w:pStyle w:val="Zdroje"/>
                      </w:pPr>
                    </w:p>
                  </w:txbxContent>
                </v:textbox>
                <w10:wrap type="square" anchorx="page"/>
              </v:rect>
            </w:pict>
          </mc:Fallback>
        </mc:AlternateContent>
      </w:r>
    </w:p>
    <w:p w14:paraId="5EDF7D36" w14:textId="3ED3598F" w:rsidR="006A7BD0" w:rsidRPr="00C75E91" w:rsidRDefault="006A7BD0">
      <w:pPr>
        <w:rPr>
          <w:lang w:val="en-US"/>
        </w:rPr>
      </w:pPr>
      <w:r w:rsidRPr="00C75E91">
        <w:rPr>
          <w:lang w:val="en-US"/>
        </w:rPr>
        <w:br w:type="page"/>
      </w:r>
    </w:p>
    <w:p w14:paraId="000000EE" w14:textId="48D6B666" w:rsidR="00223A2A" w:rsidRPr="00C75E91" w:rsidRDefault="00105CFA" w:rsidP="003851DB">
      <w:pPr>
        <w:ind w:firstLine="0"/>
        <w:rPr>
          <w:lang w:val="en-US"/>
        </w:rPr>
      </w:pPr>
      <w:r w:rsidRPr="00C75E91">
        <w:rPr>
          <w:lang w:val="en-US"/>
        </w:rPr>
        <w:lastRenderedPageBreak/>
        <w:t xml:space="preserve">Barcelona </w:t>
      </w:r>
    </w:p>
    <w:p w14:paraId="000000F2" w14:textId="63024C04" w:rsidR="00223A2A" w:rsidRPr="00C75E91" w:rsidRDefault="00105CFA">
      <w:pPr>
        <w:rPr>
          <w:lang w:val="en-US"/>
        </w:rPr>
      </w:pPr>
      <w:r w:rsidRPr="00C75E91">
        <w:rPr>
          <w:lang w:val="en-US"/>
        </w:rPr>
        <w:t>The cosmopolitan Catalan capital Barcelona has decided to do some relatively extreme steps in regulations. The city fights against overcrowded parts of the city. All types of holiday accommodation need a licence and in 2015, Barcelona’s new mayor Ada Colau suspended all new accommodation licences. Not only AirBnB but also hotels and hostels.</w:t>
      </w:r>
      <w:r w:rsidR="003B019B">
        <w:rPr>
          <w:lang w:val="en-US"/>
        </w:rPr>
        <w:t xml:space="preserve"> </w:t>
      </w:r>
      <w:r w:rsidRPr="00C75E91">
        <w:rPr>
          <w:lang w:val="en-US"/>
        </w:rPr>
        <w:t>Before this decision, there were already suspended license in specific parts in the city, that was congested with tourists. For example, L’Eixample, Vila de Gràcia, Poblenou, Camp d’en Grassot and Gràcia Nova and few others. (AirDNA, c2015-2019)</w:t>
      </w:r>
      <w:r w:rsidR="003B019B">
        <w:rPr>
          <w:lang w:val="en-US"/>
        </w:rPr>
        <w:t xml:space="preserve"> </w:t>
      </w:r>
      <w:r w:rsidRPr="00C75E91">
        <w:rPr>
          <w:lang w:val="en-US"/>
        </w:rPr>
        <w:t>Because of that step, the number of listings is limited, and all hosts need to pay an annual fee to the government. Listings on the website are checked frequently and if they do not have a licence, they are removed from the site. The city tries hard, but there are still many rentals illegal. (Rodés, 2017)</w:t>
      </w:r>
      <w:r w:rsidR="003B019B">
        <w:rPr>
          <w:lang w:val="en-US"/>
        </w:rPr>
        <w:t xml:space="preserve"> </w:t>
      </w:r>
      <w:r w:rsidRPr="00C75E91">
        <w:rPr>
          <w:lang w:val="en-US"/>
        </w:rPr>
        <w:t xml:space="preserve">The area of the city is 101 </w:t>
      </w:r>
      <w:r w:rsidR="008B2958" w:rsidRPr="00C75E91">
        <w:rPr>
          <w:lang w:val="en-US"/>
        </w:rPr>
        <w:t>km</w:t>
      </w:r>
      <w:r w:rsidR="008B2958" w:rsidRPr="000B4880">
        <w:rPr>
          <w:vertAlign w:val="superscript"/>
          <w:lang w:val="en-US"/>
        </w:rPr>
        <w:t>2</w:t>
      </w:r>
      <w:r w:rsidRPr="00C75E91">
        <w:rPr>
          <w:lang w:val="en-US"/>
        </w:rPr>
        <w:t xml:space="preserve"> and has 17 719 active rentals</w:t>
      </w:r>
      <w:r w:rsidR="009D5FF9">
        <w:rPr>
          <w:lang w:val="en-US"/>
        </w:rPr>
        <w:t>, which seems too many already from the map below.</w:t>
      </w:r>
    </w:p>
    <w:p w14:paraId="000000F3" w14:textId="04680475" w:rsidR="00223A2A" w:rsidRPr="00C75E91" w:rsidRDefault="006A7BD0">
      <w:pPr>
        <w:pStyle w:val="Nadpis4"/>
        <w:rPr>
          <w:lang w:val="en-US"/>
        </w:rPr>
      </w:pPr>
      <w:r w:rsidRPr="00C75E91">
        <w:rPr>
          <w:noProof/>
          <w:lang w:val="cs-CZ"/>
        </w:rPr>
        <mc:AlternateContent>
          <mc:Choice Requires="wps">
            <w:drawing>
              <wp:anchor distT="0" distB="0" distL="114300" distR="114300" simplePos="0" relativeHeight="251834368" behindDoc="0" locked="0" layoutInCell="1" allowOverlap="1" wp14:anchorId="0513C636" wp14:editId="1A7F4263">
                <wp:simplePos x="0" y="0"/>
                <wp:positionH relativeFrom="column">
                  <wp:posOffset>120650</wp:posOffset>
                </wp:positionH>
                <wp:positionV relativeFrom="paragraph">
                  <wp:posOffset>191135</wp:posOffset>
                </wp:positionV>
                <wp:extent cx="2800350" cy="180975"/>
                <wp:effectExtent l="0" t="0" r="0" b="9525"/>
                <wp:wrapSquare wrapText="bothSides"/>
                <wp:docPr id="47" name="Textové pole 47"/>
                <wp:cNvGraphicFramePr/>
                <a:graphic xmlns:a="http://schemas.openxmlformats.org/drawingml/2006/main">
                  <a:graphicData uri="http://schemas.microsoft.com/office/word/2010/wordprocessingShape">
                    <wps:wsp>
                      <wps:cNvSpPr txBox="1"/>
                      <wps:spPr>
                        <a:xfrm>
                          <a:off x="0" y="0"/>
                          <a:ext cx="2800350" cy="180975"/>
                        </a:xfrm>
                        <a:prstGeom prst="rect">
                          <a:avLst/>
                        </a:prstGeom>
                        <a:solidFill>
                          <a:prstClr val="white"/>
                        </a:solidFill>
                        <a:ln>
                          <a:noFill/>
                        </a:ln>
                      </wps:spPr>
                      <wps:txbx>
                        <w:txbxContent>
                          <w:p w14:paraId="20E5E537" w14:textId="2A64CA36" w:rsidR="00DD6163" w:rsidRPr="002E261C" w:rsidRDefault="00DD6163" w:rsidP="006A7BD0">
                            <w:pPr>
                              <w:pStyle w:val="Zdroje"/>
                              <w:jc w:val="left"/>
                              <w:rPr>
                                <w:rFonts w:ascii="Arial" w:hAnsi="Arial"/>
                                <w:noProof/>
                                <w:sz w:val="24"/>
                              </w:rPr>
                            </w:pPr>
                            <w:r>
                              <w:t xml:space="preserve">Picture </w:t>
                            </w:r>
                            <w:fldSimple w:instr=" SEQ Picture \* ARABIC ">
                              <w:r>
                                <w:rPr>
                                  <w:noProof/>
                                </w:rPr>
                                <w:t>8</w:t>
                              </w:r>
                            </w:fldSimple>
                            <w:r>
                              <w:t xml:space="preserve"> Map of AirBnB, Barcelona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3C636" id="Textové pole 47" o:spid="_x0000_s1040" type="#_x0000_t202" style="position:absolute;left:0;text-align:left;margin-left:9.5pt;margin-top:15.05pt;width:220.5pt;height:14.2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" stroked="f">
                <v:textbox inset="0,0,0,0">
                  <w:txbxContent>
                    <w:p w14:paraId="20E5E537" w14:textId="2A64CA36" w:rsidR="00DD6163" w:rsidRPr="002E261C" w:rsidRDefault="00DD6163" w:rsidP="006A7BD0">
                      <w:pPr>
                        <w:pStyle w:val="Zdroje"/>
                        <w:jc w:val="left"/>
                        <w:rPr>
                          <w:rFonts w:ascii="Arial" w:hAnsi="Arial"/>
                          <w:noProof/>
                          <w:sz w:val="24"/>
                        </w:rPr>
                      </w:pPr>
                      <w:r>
                        <w:t xml:space="preserve">Picture </w:t>
                      </w:r>
                      <w:fldSimple w:instr=" SEQ Picture \* ARABIC ">
                        <w:r>
                          <w:rPr>
                            <w:noProof/>
                          </w:rPr>
                          <w:t>8</w:t>
                        </w:r>
                      </w:fldSimple>
                      <w:r>
                        <w:t xml:space="preserve"> Map of AirBnB, Barcelona</w:t>
                      </w:r>
                    </w:p>
                  </w:txbxContent>
                </v:textbox>
                <w10:wrap type="square"/>
              </v:shape>
            </w:pict>
          </mc:Fallback>
        </mc:AlternateContent>
      </w:r>
    </w:p>
    <w:p w14:paraId="000000F4" w14:textId="0A91A5CF" w:rsidR="00223A2A" w:rsidRPr="00C75E91" w:rsidRDefault="006A7BD0">
      <w:pPr>
        <w:pStyle w:val="Nadpis4"/>
        <w:rPr>
          <w:lang w:val="en-US"/>
        </w:rPr>
      </w:pPr>
      <w:r w:rsidRPr="00C75E91">
        <w:rPr>
          <w:noProof/>
          <w:lang w:val="cs-CZ"/>
        </w:rPr>
        <w:drawing>
          <wp:anchor distT="0" distB="0" distL="114300" distR="114300" simplePos="0" relativeHeight="251679744" behindDoc="0" locked="0" layoutInCell="1" hidden="0" allowOverlap="1" wp14:anchorId="07B06430" wp14:editId="1092B67E">
            <wp:simplePos x="0" y="0"/>
            <wp:positionH relativeFrom="page">
              <wp:align>center</wp:align>
            </wp:positionH>
            <wp:positionV relativeFrom="paragraph">
              <wp:posOffset>168275</wp:posOffset>
            </wp:positionV>
            <wp:extent cx="2800350" cy="3054927"/>
            <wp:effectExtent l="0" t="0" r="0" b="0"/>
            <wp:wrapSquare wrapText="bothSides" distT="0" distB="0" distL="114300" distR="114300"/>
            <wp:docPr id="3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800350" cy="3054927"/>
                    </a:xfrm>
                    <a:prstGeom prst="rect">
                      <a:avLst/>
                    </a:prstGeom>
                    <a:ln/>
                  </pic:spPr>
                </pic:pic>
              </a:graphicData>
            </a:graphic>
          </wp:anchor>
        </w:drawing>
      </w:r>
    </w:p>
    <w:p w14:paraId="000000F5" w14:textId="77777777" w:rsidR="00223A2A" w:rsidRPr="00C75E91" w:rsidRDefault="00223A2A">
      <w:pPr>
        <w:rPr>
          <w:lang w:val="en-US"/>
        </w:rPr>
      </w:pPr>
    </w:p>
    <w:p w14:paraId="000000F6" w14:textId="77777777" w:rsidR="00223A2A" w:rsidRPr="00C75E91" w:rsidRDefault="00223A2A">
      <w:pPr>
        <w:rPr>
          <w:lang w:val="en-US"/>
        </w:rPr>
      </w:pPr>
    </w:p>
    <w:p w14:paraId="000000F7" w14:textId="77777777" w:rsidR="00223A2A" w:rsidRPr="00C75E91" w:rsidRDefault="00223A2A">
      <w:pPr>
        <w:rPr>
          <w:lang w:val="en-US"/>
        </w:rPr>
      </w:pPr>
    </w:p>
    <w:p w14:paraId="000000F8" w14:textId="77777777" w:rsidR="00223A2A" w:rsidRPr="00C75E91" w:rsidRDefault="00223A2A">
      <w:pPr>
        <w:rPr>
          <w:lang w:val="en-US"/>
        </w:rPr>
      </w:pPr>
    </w:p>
    <w:p w14:paraId="000000F9" w14:textId="77777777" w:rsidR="00223A2A" w:rsidRPr="00C75E91" w:rsidRDefault="00223A2A">
      <w:pPr>
        <w:rPr>
          <w:lang w:val="en-US"/>
        </w:rPr>
      </w:pPr>
    </w:p>
    <w:p w14:paraId="000000FA" w14:textId="77777777" w:rsidR="00223A2A" w:rsidRPr="00C75E91" w:rsidRDefault="00223A2A">
      <w:pPr>
        <w:rPr>
          <w:lang w:val="en-US"/>
        </w:rPr>
      </w:pPr>
    </w:p>
    <w:p w14:paraId="000000FB" w14:textId="77777777" w:rsidR="00223A2A" w:rsidRPr="00C75E91" w:rsidRDefault="00223A2A">
      <w:pPr>
        <w:rPr>
          <w:lang w:val="en-US"/>
        </w:rPr>
      </w:pPr>
    </w:p>
    <w:p w14:paraId="000000FC" w14:textId="4E8CFD0C" w:rsidR="00223A2A" w:rsidRPr="00C75E91" w:rsidRDefault="00223A2A">
      <w:pPr>
        <w:rPr>
          <w:lang w:val="en-US"/>
        </w:rPr>
      </w:pPr>
    </w:p>
    <w:p w14:paraId="11D4A575" w14:textId="2E49FD9E" w:rsidR="006A7BD0" w:rsidRPr="00C75E91" w:rsidRDefault="006A7BD0">
      <w:pPr>
        <w:rPr>
          <w:lang w:val="en-US"/>
        </w:rPr>
      </w:pPr>
      <w:r w:rsidRPr="00C75E91">
        <w:rPr>
          <w:noProof/>
          <w:lang w:val="cs-CZ"/>
        </w:rPr>
        <mc:AlternateContent>
          <mc:Choice Requires="wps">
            <w:drawing>
              <wp:anchor distT="0" distB="0" distL="114300" distR="114300" simplePos="0" relativeHeight="251680768" behindDoc="0" locked="0" layoutInCell="1" hidden="0" allowOverlap="1" wp14:anchorId="2E3039C0" wp14:editId="19CAC224">
                <wp:simplePos x="0" y="0"/>
                <wp:positionH relativeFrom="page">
                  <wp:align>center</wp:align>
                </wp:positionH>
                <wp:positionV relativeFrom="paragraph">
                  <wp:posOffset>280035</wp:posOffset>
                </wp:positionV>
                <wp:extent cx="2800350" cy="295275"/>
                <wp:effectExtent l="0" t="0" r="0" b="9525"/>
                <wp:wrapSquare wrapText="bothSides" distT="0" distB="0" distL="114300" distR="114300"/>
                <wp:docPr id="382" name="Obdélník 382"/>
                <wp:cNvGraphicFramePr/>
                <a:graphic xmlns:a="http://schemas.openxmlformats.org/drawingml/2006/main">
                  <a:graphicData uri="http://schemas.microsoft.com/office/word/2010/wordprocessingShape">
                    <wps:wsp>
                      <wps:cNvSpPr/>
                      <wps:spPr>
                        <a:xfrm>
                          <a:off x="0" y="0"/>
                          <a:ext cx="2800350" cy="295275"/>
                        </a:xfrm>
                        <a:prstGeom prst="rect">
                          <a:avLst/>
                        </a:prstGeom>
                        <a:solidFill>
                          <a:srgbClr val="FFFFFF"/>
                        </a:solidFill>
                        <a:ln>
                          <a:noFill/>
                        </a:ln>
                      </wps:spPr>
                      <wps:txbx>
                        <w:txbxContent>
                          <w:p w14:paraId="527FC4EC" w14:textId="0AB27AF0" w:rsidR="00DD6163" w:rsidRDefault="00DD6163" w:rsidP="00B2652C">
                            <w:pPr>
                              <w:pStyle w:val="Zdroje"/>
                            </w:pPr>
                            <w:r>
                              <w:t>Source: AirDNA, 2019</w:t>
                            </w:r>
                          </w:p>
                          <w:p w14:paraId="2D165DCD" w14:textId="53D2A138" w:rsidR="00DD6163" w:rsidRDefault="00DD6163" w:rsidP="006A7BD0">
                            <w:pPr>
                              <w:pStyle w:val="Zdroje"/>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E3039C0" id="Obdélník 382" o:spid="_x0000_s1041" style="position:absolute;left:0;text-align:left;margin-left:0;margin-top:22.05pt;width:220.5pt;height:23.25pt;z-index:2516807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" stroked="f">
                <v:textbox inset="0,0,0,0">
                  <w:txbxContent>
                    <w:p w14:paraId="527FC4EC" w14:textId="0AB27AF0" w:rsidR="00DD6163" w:rsidRDefault="00DD6163" w:rsidP="00B2652C">
                      <w:pPr>
                        <w:pStyle w:val="Zdroje"/>
                      </w:pPr>
                      <w:r>
                        <w:t>Source: AirDNA, 2019</w:t>
                      </w:r>
                    </w:p>
                    <w:p w14:paraId="2D165DCD" w14:textId="53D2A138" w:rsidR="00DD6163" w:rsidRDefault="00DD6163" w:rsidP="006A7BD0">
                      <w:pPr>
                        <w:pStyle w:val="Zdroje"/>
                      </w:pPr>
                    </w:p>
                  </w:txbxContent>
                </v:textbox>
                <w10:wrap type="square" anchorx="page"/>
              </v:rect>
            </w:pict>
          </mc:Fallback>
        </mc:AlternateContent>
      </w:r>
    </w:p>
    <w:p w14:paraId="000000FD" w14:textId="39F94E49" w:rsidR="009D5FF9" w:rsidRDefault="009D5FF9">
      <w:pPr>
        <w:rPr>
          <w:lang w:val="en-US"/>
        </w:rPr>
      </w:pPr>
      <w:r>
        <w:rPr>
          <w:lang w:val="en-US"/>
        </w:rPr>
        <w:br w:type="page"/>
      </w:r>
    </w:p>
    <w:p w14:paraId="000000FE" w14:textId="77777777" w:rsidR="00223A2A" w:rsidRPr="00C75E91" w:rsidRDefault="00105CFA" w:rsidP="00E67B50">
      <w:pPr>
        <w:pStyle w:val="Nadpis4"/>
        <w:rPr>
          <w:lang w:val="en-US"/>
        </w:rPr>
      </w:pPr>
      <w:r w:rsidRPr="00C75E91">
        <w:rPr>
          <w:lang w:val="en-US"/>
        </w:rPr>
        <w:lastRenderedPageBreak/>
        <w:t>AirBnB in Prague, Czech Republic</w:t>
      </w:r>
    </w:p>
    <w:p w14:paraId="00000100" w14:textId="4FF4FB07" w:rsidR="00223A2A" w:rsidRPr="00C75E91" w:rsidRDefault="00105CFA">
      <w:pPr>
        <w:rPr>
          <w:lang w:val="en-US"/>
        </w:rPr>
      </w:pPr>
      <w:r w:rsidRPr="00C75E91">
        <w:rPr>
          <w:lang w:val="en-US"/>
        </w:rPr>
        <w:t>AirBnB also found popularity in the Czech Republic, currently (January 2019) there are 12 859 active rentals with 5 615 active hosts. 80 % of supply is an entire house, only 2 % of rentals offer shared room. The average daily rate is about 2 089 Kč (82 €). (AirDNA, c2015-2019)</w:t>
      </w:r>
      <w:r w:rsidR="003B019B">
        <w:rPr>
          <w:lang w:val="en-US"/>
        </w:rPr>
        <w:t xml:space="preserve"> </w:t>
      </w:r>
      <w:r w:rsidRPr="00C75E91">
        <w:rPr>
          <w:lang w:val="en-US"/>
        </w:rPr>
        <w:t>As you can see from the map below, it is obvious that the highest offer is in the centre of Prague.</w:t>
      </w:r>
    </w:p>
    <w:p w14:paraId="00000101" w14:textId="044F1B75" w:rsidR="00223A2A" w:rsidRPr="00C75E91" w:rsidRDefault="009D5FF9">
      <w:pPr>
        <w:rPr>
          <w:lang w:val="en-US"/>
        </w:rPr>
      </w:pPr>
      <w:r w:rsidRPr="00C75E91">
        <w:rPr>
          <w:noProof/>
          <w:lang w:val="cs-CZ"/>
        </w:rPr>
        <mc:AlternateContent>
          <mc:Choice Requires="wps">
            <w:drawing>
              <wp:anchor distT="0" distB="0" distL="114300" distR="114300" simplePos="0" relativeHeight="251836416" behindDoc="0" locked="0" layoutInCell="1" allowOverlap="1" wp14:anchorId="6B2B113F" wp14:editId="69DCF7CC">
                <wp:simplePos x="0" y="0"/>
                <wp:positionH relativeFrom="margin">
                  <wp:align>left</wp:align>
                </wp:positionH>
                <wp:positionV relativeFrom="paragraph">
                  <wp:posOffset>4445</wp:posOffset>
                </wp:positionV>
                <wp:extent cx="4229100" cy="171450"/>
                <wp:effectExtent l="0" t="0" r="0" b="0"/>
                <wp:wrapSquare wrapText="bothSides"/>
                <wp:docPr id="48" name="Textové pole 48"/>
                <wp:cNvGraphicFramePr/>
                <a:graphic xmlns:a="http://schemas.openxmlformats.org/drawingml/2006/main">
                  <a:graphicData uri="http://schemas.microsoft.com/office/word/2010/wordprocessingShape">
                    <wps:wsp>
                      <wps:cNvSpPr txBox="1"/>
                      <wps:spPr>
                        <a:xfrm>
                          <a:off x="0" y="0"/>
                          <a:ext cx="4229100" cy="171450"/>
                        </a:xfrm>
                        <a:prstGeom prst="rect">
                          <a:avLst/>
                        </a:prstGeom>
                        <a:solidFill>
                          <a:prstClr val="white"/>
                        </a:solidFill>
                        <a:ln>
                          <a:noFill/>
                        </a:ln>
                      </wps:spPr>
                      <wps:txbx>
                        <w:txbxContent>
                          <w:p w14:paraId="55729378" w14:textId="76A78301" w:rsidR="00DD6163" w:rsidRPr="00D71B00" w:rsidRDefault="00DD6163" w:rsidP="006A7BD0">
                            <w:pPr>
                              <w:pStyle w:val="Zdroje"/>
                              <w:jc w:val="left"/>
                              <w:rPr>
                                <w:noProof/>
                                <w:sz w:val="24"/>
                              </w:rPr>
                            </w:pPr>
                            <w:r>
                              <w:t xml:space="preserve">Picture </w:t>
                            </w:r>
                            <w:fldSimple w:instr=" SEQ Picture \* ARABIC ">
                              <w:r>
                                <w:rPr>
                                  <w:noProof/>
                                </w:rPr>
                                <w:t>9</w:t>
                              </w:r>
                            </w:fldSimple>
                            <w:r>
                              <w:t>Map of AirBnB, Prague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B113F" id="Textové pole 48" o:spid="_x0000_s1042" type="#_x0000_t202" style="position:absolute;left:0;text-align:left;margin-left:0;margin-top:.35pt;width:333pt;height:13.5pt;z-index:251836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" stroked="f">
                <v:textbox inset="0,0,0,0">
                  <w:txbxContent>
                    <w:p w14:paraId="55729378" w14:textId="76A78301" w:rsidR="00DD6163" w:rsidRPr="00D71B00" w:rsidRDefault="00DD6163" w:rsidP="006A7BD0">
                      <w:pPr>
                        <w:pStyle w:val="Zdroje"/>
                        <w:jc w:val="left"/>
                        <w:rPr>
                          <w:noProof/>
                          <w:sz w:val="24"/>
                        </w:rPr>
                      </w:pPr>
                      <w:r>
                        <w:t xml:space="preserve">Picture </w:t>
                      </w:r>
                      <w:fldSimple w:instr=" SEQ Picture \* ARABIC ">
                        <w:r>
                          <w:rPr>
                            <w:noProof/>
                          </w:rPr>
                          <w:t>9</w:t>
                        </w:r>
                      </w:fldSimple>
                      <w:r>
                        <w:t>Map of AirBnB, Prague</w:t>
                      </w:r>
                    </w:p>
                  </w:txbxContent>
                </v:textbox>
                <w10:wrap type="square" anchorx="margin"/>
              </v:shape>
            </w:pict>
          </mc:Fallback>
        </mc:AlternateContent>
      </w:r>
      <w:r w:rsidR="00105CFA" w:rsidRPr="00C75E91">
        <w:rPr>
          <w:noProof/>
          <w:lang w:val="cs-CZ"/>
        </w:rPr>
        <w:drawing>
          <wp:anchor distT="0" distB="0" distL="114300" distR="114300" simplePos="0" relativeHeight="251681792" behindDoc="0" locked="0" layoutInCell="1" hidden="0" allowOverlap="1" wp14:anchorId="1037B3D1" wp14:editId="09447A96">
            <wp:simplePos x="0" y="0"/>
            <wp:positionH relativeFrom="column">
              <wp:posOffset>706755</wp:posOffset>
            </wp:positionH>
            <wp:positionV relativeFrom="paragraph">
              <wp:posOffset>119380</wp:posOffset>
            </wp:positionV>
            <wp:extent cx="4229100" cy="2906395"/>
            <wp:effectExtent l="0" t="0" r="0" b="0"/>
            <wp:wrapSquare wrapText="bothSides" distT="0" distB="0" distL="114300" distR="114300"/>
            <wp:docPr id="4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4229100" cy="2906395"/>
                    </a:xfrm>
                    <a:prstGeom prst="rect">
                      <a:avLst/>
                    </a:prstGeom>
                    <a:ln/>
                  </pic:spPr>
                </pic:pic>
              </a:graphicData>
            </a:graphic>
          </wp:anchor>
        </w:drawing>
      </w:r>
    </w:p>
    <w:p w14:paraId="00000102" w14:textId="77777777" w:rsidR="00223A2A" w:rsidRPr="00C75E91" w:rsidRDefault="00223A2A">
      <w:pPr>
        <w:rPr>
          <w:lang w:val="en-US"/>
        </w:rPr>
      </w:pPr>
    </w:p>
    <w:p w14:paraId="00000103" w14:textId="77777777" w:rsidR="00223A2A" w:rsidRPr="00C75E91" w:rsidRDefault="00223A2A">
      <w:pPr>
        <w:rPr>
          <w:lang w:val="en-US"/>
        </w:rPr>
      </w:pPr>
    </w:p>
    <w:p w14:paraId="00000104" w14:textId="77777777" w:rsidR="00223A2A" w:rsidRPr="00C75E91" w:rsidRDefault="00223A2A">
      <w:pPr>
        <w:rPr>
          <w:lang w:val="en-US"/>
        </w:rPr>
      </w:pPr>
    </w:p>
    <w:p w14:paraId="00000105" w14:textId="77777777" w:rsidR="00223A2A" w:rsidRPr="00C75E91" w:rsidRDefault="00223A2A">
      <w:pPr>
        <w:rPr>
          <w:lang w:val="en-US"/>
        </w:rPr>
      </w:pPr>
    </w:p>
    <w:p w14:paraId="00000106" w14:textId="77777777" w:rsidR="00223A2A" w:rsidRPr="00C75E91" w:rsidRDefault="00223A2A">
      <w:pPr>
        <w:rPr>
          <w:lang w:val="en-US"/>
        </w:rPr>
      </w:pPr>
    </w:p>
    <w:p w14:paraId="00000107" w14:textId="77777777" w:rsidR="00223A2A" w:rsidRPr="00C75E91" w:rsidRDefault="00223A2A">
      <w:pPr>
        <w:rPr>
          <w:lang w:val="en-US"/>
        </w:rPr>
      </w:pPr>
    </w:p>
    <w:p w14:paraId="00000108" w14:textId="77777777" w:rsidR="00223A2A" w:rsidRPr="00C75E91" w:rsidRDefault="00223A2A">
      <w:pPr>
        <w:rPr>
          <w:lang w:val="en-US"/>
        </w:rPr>
      </w:pPr>
    </w:p>
    <w:p w14:paraId="00000109" w14:textId="788F8B76" w:rsidR="00223A2A" w:rsidRPr="00C75E91" w:rsidRDefault="00223A2A">
      <w:pPr>
        <w:rPr>
          <w:lang w:val="en-US"/>
        </w:rPr>
      </w:pPr>
    </w:p>
    <w:p w14:paraId="0000010A" w14:textId="35E6351D" w:rsidR="00223A2A" w:rsidRPr="00C75E91" w:rsidRDefault="006A7BD0">
      <w:pPr>
        <w:rPr>
          <w:lang w:val="en-US"/>
        </w:rPr>
      </w:pPr>
      <w:r w:rsidRPr="00C75E91">
        <w:rPr>
          <w:noProof/>
          <w:lang w:val="cs-CZ"/>
        </w:rPr>
        <mc:AlternateContent>
          <mc:Choice Requires="wps">
            <w:drawing>
              <wp:anchor distT="0" distB="0" distL="114300" distR="114300" simplePos="0" relativeHeight="251682816" behindDoc="0" locked="0" layoutInCell="1" hidden="0" allowOverlap="1" wp14:anchorId="55099CAE" wp14:editId="08032C19">
                <wp:simplePos x="0" y="0"/>
                <wp:positionH relativeFrom="column">
                  <wp:posOffset>882650</wp:posOffset>
                </wp:positionH>
                <wp:positionV relativeFrom="paragraph">
                  <wp:posOffset>56515</wp:posOffset>
                </wp:positionV>
                <wp:extent cx="4229100" cy="228600"/>
                <wp:effectExtent l="0" t="0" r="0" b="0"/>
                <wp:wrapSquare wrapText="bothSides" distT="0" distB="0" distL="114300" distR="114300"/>
                <wp:docPr id="373" name="Obdélník 373"/>
                <wp:cNvGraphicFramePr/>
                <a:graphic xmlns:a="http://schemas.openxmlformats.org/drawingml/2006/main">
                  <a:graphicData uri="http://schemas.microsoft.com/office/word/2010/wordprocessingShape">
                    <wps:wsp>
                      <wps:cNvSpPr/>
                      <wps:spPr>
                        <a:xfrm>
                          <a:off x="0" y="0"/>
                          <a:ext cx="4229100" cy="228600"/>
                        </a:xfrm>
                        <a:prstGeom prst="rect">
                          <a:avLst/>
                        </a:prstGeom>
                        <a:solidFill>
                          <a:srgbClr val="FFFFFF"/>
                        </a:solidFill>
                        <a:ln>
                          <a:noFill/>
                        </a:ln>
                      </wps:spPr>
                      <wps:txbx>
                        <w:txbxContent>
                          <w:p w14:paraId="11146A9B" w14:textId="574A8523" w:rsidR="00DD6163" w:rsidRDefault="00DD6163" w:rsidP="00B2652C">
                            <w:pPr>
                              <w:pStyle w:val="Zdroje"/>
                            </w:pPr>
                            <w:r>
                              <w:t>Source: AirDNA, 2019</w:t>
                            </w:r>
                          </w:p>
                          <w:p w14:paraId="04F181E1" w14:textId="1025B16D" w:rsidR="00DD6163" w:rsidRDefault="00DD6163" w:rsidP="006A7BD0">
                            <w:pPr>
                              <w:pStyle w:val="Zdroje"/>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5099CAE" id="Obdélník 373" o:spid="_x0000_s1043" style="position:absolute;left:0;text-align:left;margin-left:69.5pt;margin-top:4.45pt;width:333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" stroked="f">
                <v:textbox inset="0,0,0,0">
                  <w:txbxContent>
                    <w:p w14:paraId="11146A9B" w14:textId="574A8523" w:rsidR="00DD6163" w:rsidRDefault="00DD6163" w:rsidP="00B2652C">
                      <w:pPr>
                        <w:pStyle w:val="Zdroje"/>
                      </w:pPr>
                      <w:r>
                        <w:t>Source: AirDNA, 2019</w:t>
                      </w:r>
                    </w:p>
                    <w:p w14:paraId="04F181E1" w14:textId="1025B16D" w:rsidR="00DD6163" w:rsidRDefault="00DD6163" w:rsidP="006A7BD0">
                      <w:pPr>
                        <w:pStyle w:val="Zdroje"/>
                      </w:pPr>
                    </w:p>
                  </w:txbxContent>
                </v:textbox>
                <w10:wrap type="square"/>
              </v:rect>
            </w:pict>
          </mc:Fallback>
        </mc:AlternateContent>
      </w:r>
    </w:p>
    <w:p w14:paraId="0000010B" w14:textId="30EA6009" w:rsidR="00223A2A" w:rsidRPr="00C75E91" w:rsidRDefault="00105CFA">
      <w:pPr>
        <w:rPr>
          <w:lang w:val="en-US"/>
        </w:rPr>
      </w:pPr>
      <w:r w:rsidRPr="00C75E91">
        <w:rPr>
          <w:lang w:val="en-US"/>
        </w:rPr>
        <w:t>In the last few years, there was a massive increase of rentals. From 2014, the number of rentals was growing very fast, the annual growth is now 27 %</w:t>
      </w:r>
      <w:r w:rsidR="009D5FF9">
        <w:rPr>
          <w:lang w:val="en-US"/>
        </w:rPr>
        <w:t xml:space="preserve"> as we can see from the graph number 1.</w:t>
      </w:r>
    </w:p>
    <w:p w14:paraId="2D78742B" w14:textId="76897DED" w:rsidR="006A7BD0" w:rsidRPr="00C75E91" w:rsidRDefault="009D5FF9">
      <w:pPr>
        <w:rPr>
          <w:lang w:val="en-US"/>
        </w:rPr>
      </w:pPr>
      <w:r>
        <w:rPr>
          <w:noProof/>
          <w:lang w:val="cs-CZ"/>
        </w:rPr>
        <mc:AlternateContent>
          <mc:Choice Requires="wps">
            <w:drawing>
              <wp:anchor distT="0" distB="0" distL="114300" distR="114300" simplePos="0" relativeHeight="252116992" behindDoc="0" locked="0" layoutInCell="1" allowOverlap="1" wp14:anchorId="15F97DD5" wp14:editId="13B0F41F">
                <wp:simplePos x="0" y="0"/>
                <wp:positionH relativeFrom="margin">
                  <wp:align>left</wp:align>
                </wp:positionH>
                <wp:positionV relativeFrom="paragraph">
                  <wp:posOffset>10795</wp:posOffset>
                </wp:positionV>
                <wp:extent cx="4395470" cy="219075"/>
                <wp:effectExtent l="0" t="0" r="5080" b="9525"/>
                <wp:wrapSquare wrapText="bothSides"/>
                <wp:docPr id="16" name="Textové pole 16"/>
                <wp:cNvGraphicFramePr/>
                <a:graphic xmlns:a="http://schemas.openxmlformats.org/drawingml/2006/main">
                  <a:graphicData uri="http://schemas.microsoft.com/office/word/2010/wordprocessingShape">
                    <wps:wsp>
                      <wps:cNvSpPr txBox="1"/>
                      <wps:spPr>
                        <a:xfrm>
                          <a:off x="0" y="0"/>
                          <a:ext cx="4395470" cy="219075"/>
                        </a:xfrm>
                        <a:prstGeom prst="rect">
                          <a:avLst/>
                        </a:prstGeom>
                        <a:solidFill>
                          <a:prstClr val="white"/>
                        </a:solidFill>
                        <a:ln>
                          <a:noFill/>
                        </a:ln>
                      </wps:spPr>
                      <wps:txbx>
                        <w:txbxContent>
                          <w:p w14:paraId="02B4DB93" w14:textId="77777777" w:rsidR="00DD6163" w:rsidRPr="00BB28A4" w:rsidRDefault="00DD6163" w:rsidP="009D5FF9">
                            <w:pPr>
                              <w:pStyle w:val="Zdroje"/>
                              <w:jc w:val="left"/>
                              <w:rPr>
                                <w:noProof/>
                                <w:sz w:val="24"/>
                              </w:rPr>
                            </w:pPr>
                            <w:r>
                              <w:t xml:space="preserve">Graph </w:t>
                            </w:r>
                            <w:fldSimple w:instr=" SEQ Graph \* ARABIC ">
                              <w:r>
                                <w:rPr>
                                  <w:noProof/>
                                </w:rPr>
                                <w:t>1</w:t>
                              </w:r>
                            </w:fldSimple>
                            <w:r>
                              <w:t xml:space="preserve"> The rental growth</w:t>
                            </w:r>
                          </w:p>
                          <w:p w14:paraId="028A2DA4" w14:textId="742D236C" w:rsidR="00DD6163" w:rsidRPr="00AE23DB" w:rsidRDefault="00DD6163" w:rsidP="009D5FF9">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97DD5" id="Textové pole 16" o:spid="_x0000_s1044" type="#_x0000_t202" style="position:absolute;left:0;text-align:left;margin-left:0;margin-top:.85pt;width:346.1pt;height:17.25pt;z-index:252116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" stroked="f">
                <v:textbox inset="0,0,0,0">
                  <w:txbxContent>
                    <w:p w14:paraId="02B4DB93" w14:textId="77777777" w:rsidR="00DD6163" w:rsidRPr="00BB28A4" w:rsidRDefault="00DD6163" w:rsidP="009D5FF9">
                      <w:pPr>
                        <w:pStyle w:val="Zdroje"/>
                        <w:jc w:val="left"/>
                        <w:rPr>
                          <w:noProof/>
                          <w:sz w:val="24"/>
                        </w:rPr>
                      </w:pPr>
                      <w:r>
                        <w:t xml:space="preserve">Graph </w:t>
                      </w:r>
                      <w:fldSimple w:instr=" SEQ Graph \* ARABIC ">
                        <w:r>
                          <w:rPr>
                            <w:noProof/>
                          </w:rPr>
                          <w:t>1</w:t>
                        </w:r>
                      </w:fldSimple>
                      <w:r>
                        <w:t xml:space="preserve"> The rental growth</w:t>
                      </w:r>
                    </w:p>
                    <w:p w14:paraId="028A2DA4" w14:textId="742D236C" w:rsidR="00DD6163" w:rsidRPr="00AE23DB" w:rsidRDefault="00DD6163" w:rsidP="009D5FF9">
                      <w:pPr>
                        <w:pStyle w:val="Titulek"/>
                        <w:rPr>
                          <w:noProof/>
                          <w:sz w:val="24"/>
                          <w:szCs w:val="24"/>
                        </w:rPr>
                      </w:pPr>
                    </w:p>
                  </w:txbxContent>
                </v:textbox>
                <w10:wrap type="square" anchorx="margin"/>
              </v:shape>
            </w:pict>
          </mc:Fallback>
        </mc:AlternateContent>
      </w:r>
      <w:r w:rsidR="006A7BD0" w:rsidRPr="00C75E91">
        <w:rPr>
          <w:noProof/>
          <w:lang w:val="cs-CZ"/>
        </w:rPr>
        <w:drawing>
          <wp:anchor distT="0" distB="0" distL="114300" distR="114300" simplePos="0" relativeHeight="251837440" behindDoc="0" locked="0" layoutInCell="1" allowOverlap="1" wp14:anchorId="5B906E21" wp14:editId="0FBBBB0C">
            <wp:simplePos x="0" y="0"/>
            <wp:positionH relativeFrom="margin">
              <wp:align>center</wp:align>
            </wp:positionH>
            <wp:positionV relativeFrom="paragraph">
              <wp:posOffset>231775</wp:posOffset>
            </wp:positionV>
            <wp:extent cx="4395470" cy="1871345"/>
            <wp:effectExtent l="0" t="0" r="5080" b="0"/>
            <wp:wrapSquare wrapText="bothSides"/>
            <wp:docPr id="4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95470" cy="1871345"/>
                    </a:xfrm>
                    <a:prstGeom prst="rect">
                      <a:avLst/>
                    </a:prstGeom>
                    <a:ln/>
                  </pic:spPr>
                </pic:pic>
              </a:graphicData>
            </a:graphic>
          </wp:anchor>
        </w:drawing>
      </w:r>
    </w:p>
    <w:p w14:paraId="79719672" w14:textId="50CFC78A" w:rsidR="006A7BD0" w:rsidRPr="00C75E91" w:rsidRDefault="006A7BD0">
      <w:pPr>
        <w:rPr>
          <w:lang w:val="en-US"/>
        </w:rPr>
      </w:pPr>
    </w:p>
    <w:p w14:paraId="4E2B5F68" w14:textId="0A15DBBF" w:rsidR="006A7BD0" w:rsidRPr="00C75E91" w:rsidRDefault="006A7BD0">
      <w:pPr>
        <w:rPr>
          <w:lang w:val="en-US"/>
        </w:rPr>
      </w:pPr>
    </w:p>
    <w:p w14:paraId="7400E579" w14:textId="6A25AD8D" w:rsidR="006A7BD0" w:rsidRPr="00C75E91" w:rsidRDefault="006A7BD0">
      <w:pPr>
        <w:rPr>
          <w:lang w:val="en-US"/>
        </w:rPr>
      </w:pPr>
    </w:p>
    <w:p w14:paraId="2B953044" w14:textId="2D5B356F" w:rsidR="006A7BD0" w:rsidRPr="00C75E91" w:rsidRDefault="006A7BD0">
      <w:pPr>
        <w:rPr>
          <w:lang w:val="en-US"/>
        </w:rPr>
      </w:pPr>
    </w:p>
    <w:p w14:paraId="087B3019" w14:textId="77777777" w:rsidR="006A7BD0" w:rsidRPr="00C75E91" w:rsidRDefault="006A7BD0">
      <w:pPr>
        <w:rPr>
          <w:lang w:val="en-US"/>
        </w:rPr>
      </w:pPr>
    </w:p>
    <w:p w14:paraId="4B6442CE" w14:textId="534DA8BE" w:rsidR="006A7BD0" w:rsidRPr="00C75E91" w:rsidRDefault="006A7BD0">
      <w:pPr>
        <w:rPr>
          <w:lang w:val="en-US"/>
        </w:rPr>
      </w:pPr>
      <w:r w:rsidRPr="00C75E91">
        <w:rPr>
          <w:noProof/>
          <w:lang w:val="cs-CZ"/>
        </w:rPr>
        <mc:AlternateContent>
          <mc:Choice Requires="wps">
            <w:drawing>
              <wp:anchor distT="0" distB="0" distL="114300" distR="114300" simplePos="0" relativeHeight="251841536" behindDoc="0" locked="0" layoutInCell="1" allowOverlap="1" wp14:anchorId="7223C56A" wp14:editId="755425AD">
                <wp:simplePos x="0" y="0"/>
                <wp:positionH relativeFrom="margin">
                  <wp:posOffset>682625</wp:posOffset>
                </wp:positionH>
                <wp:positionV relativeFrom="paragraph">
                  <wp:posOffset>176530</wp:posOffset>
                </wp:positionV>
                <wp:extent cx="4395470" cy="219075"/>
                <wp:effectExtent l="0" t="0" r="5080" b="9525"/>
                <wp:wrapSquare wrapText="bothSides"/>
                <wp:docPr id="50" name="Textové pole 50"/>
                <wp:cNvGraphicFramePr/>
                <a:graphic xmlns:a="http://schemas.openxmlformats.org/drawingml/2006/main">
                  <a:graphicData uri="http://schemas.microsoft.com/office/word/2010/wordprocessingShape">
                    <wps:wsp>
                      <wps:cNvSpPr txBox="1"/>
                      <wps:spPr>
                        <a:xfrm>
                          <a:off x="0" y="0"/>
                          <a:ext cx="4395470" cy="219075"/>
                        </a:xfrm>
                        <a:prstGeom prst="rect">
                          <a:avLst/>
                        </a:prstGeom>
                        <a:solidFill>
                          <a:prstClr val="white"/>
                        </a:solidFill>
                        <a:ln>
                          <a:noFill/>
                        </a:ln>
                      </wps:spPr>
                      <wps:txbx>
                        <w:txbxContent>
                          <w:p w14:paraId="6C96BC50" w14:textId="77777777" w:rsidR="00DD6163" w:rsidRDefault="00DD6163" w:rsidP="00B2652C">
                            <w:pPr>
                              <w:pStyle w:val="Zdroje"/>
                            </w:pPr>
                            <w:r>
                              <w:t>Source: AirDNA, 2019</w:t>
                            </w:r>
                          </w:p>
                          <w:p w14:paraId="59ED995C" w14:textId="6C289987" w:rsidR="00DD6163" w:rsidRPr="00B362EC" w:rsidRDefault="00DD6163" w:rsidP="006A7BD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3C56A" id="Textové pole 50" o:spid="_x0000_s1045" type="#_x0000_t202" style="position:absolute;left:0;text-align:left;margin-left:53.75pt;margin-top:13.9pt;width:346.1pt;height:17.25pt;z-index:251841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" stroked="f">
                <v:textbox inset="0,0,0,0">
                  <w:txbxContent>
                    <w:p w14:paraId="6C96BC50" w14:textId="77777777" w:rsidR="00DD6163" w:rsidRDefault="00DD6163" w:rsidP="00B2652C">
                      <w:pPr>
                        <w:pStyle w:val="Zdroje"/>
                      </w:pPr>
                      <w:r>
                        <w:t>Source: AirDNA, 2019</w:t>
                      </w:r>
                    </w:p>
                    <w:p w14:paraId="59ED995C" w14:textId="6C289987" w:rsidR="00DD6163" w:rsidRPr="00B362EC" w:rsidRDefault="00DD6163" w:rsidP="006A7BD0">
                      <w:pPr>
                        <w:pStyle w:val="Zdroje"/>
                        <w:rPr>
                          <w:noProof/>
                          <w:sz w:val="24"/>
                        </w:rPr>
                      </w:pPr>
                    </w:p>
                  </w:txbxContent>
                </v:textbox>
                <w10:wrap type="square" anchorx="margin"/>
              </v:shape>
            </w:pict>
          </mc:Fallback>
        </mc:AlternateContent>
      </w:r>
    </w:p>
    <w:p w14:paraId="0000010C" w14:textId="654F6BB8" w:rsidR="006A7BD0" w:rsidRPr="00C75E91" w:rsidRDefault="006A7BD0">
      <w:pPr>
        <w:rPr>
          <w:lang w:val="en-US"/>
        </w:rPr>
      </w:pPr>
      <w:r w:rsidRPr="00C75E91">
        <w:rPr>
          <w:lang w:val="en-US"/>
        </w:rPr>
        <w:br w:type="page"/>
      </w:r>
    </w:p>
    <w:p w14:paraId="00000110" w14:textId="19526622" w:rsidR="00223A2A" w:rsidRPr="00C75E91" w:rsidRDefault="00105CFA">
      <w:pPr>
        <w:rPr>
          <w:lang w:val="en-US"/>
        </w:rPr>
      </w:pPr>
      <w:r w:rsidRPr="00C75E91">
        <w:rPr>
          <w:lang w:val="en-US"/>
        </w:rPr>
        <w:lastRenderedPageBreak/>
        <w:t>AirBn</w:t>
      </w:r>
      <w:r w:rsidRPr="00C75E91">
        <w:rPr>
          <w:shd w:val="clear" w:color="auto" w:fill="FF9900"/>
          <w:lang w:val="en-US"/>
        </w:rPr>
        <w:t>B has turn i</w:t>
      </w:r>
      <w:r w:rsidRPr="00C75E91">
        <w:rPr>
          <w:lang w:val="en-US"/>
        </w:rPr>
        <w:t>nto business as in many other cities. Picture number 1</w:t>
      </w:r>
      <w:r w:rsidR="009D5FF9">
        <w:rPr>
          <w:lang w:val="en-US"/>
        </w:rPr>
        <w:t>1</w:t>
      </w:r>
      <w:r w:rsidRPr="00C75E91">
        <w:rPr>
          <w:lang w:val="en-US"/>
        </w:rPr>
        <w:t xml:space="preserve"> shows that 70 % of hosts offer more places than just one.</w:t>
      </w:r>
    </w:p>
    <w:p w14:paraId="00000111" w14:textId="3DEE9199" w:rsidR="00223A2A" w:rsidRPr="00C75E91" w:rsidRDefault="006A7BD0">
      <w:pPr>
        <w:rPr>
          <w:lang w:val="en-US"/>
        </w:rPr>
      </w:pPr>
      <w:r w:rsidRPr="00C75E91">
        <w:rPr>
          <w:noProof/>
          <w:lang w:val="cs-CZ"/>
        </w:rPr>
        <mc:AlternateContent>
          <mc:Choice Requires="wps">
            <w:drawing>
              <wp:anchor distT="0" distB="0" distL="114300" distR="114300" simplePos="0" relativeHeight="251843584" behindDoc="0" locked="0" layoutInCell="1" allowOverlap="1" wp14:anchorId="40EF0C83" wp14:editId="0D8788AB">
                <wp:simplePos x="0" y="0"/>
                <wp:positionH relativeFrom="page">
                  <wp:posOffset>1341755</wp:posOffset>
                </wp:positionH>
                <wp:positionV relativeFrom="paragraph">
                  <wp:posOffset>12065</wp:posOffset>
                </wp:positionV>
                <wp:extent cx="3943350" cy="247650"/>
                <wp:effectExtent l="0" t="0" r="0" b="0"/>
                <wp:wrapSquare wrapText="bothSides"/>
                <wp:docPr id="51" name="Textové pole 51"/>
                <wp:cNvGraphicFramePr/>
                <a:graphic xmlns:a="http://schemas.openxmlformats.org/drawingml/2006/main">
                  <a:graphicData uri="http://schemas.microsoft.com/office/word/2010/wordprocessingShape">
                    <wps:wsp>
                      <wps:cNvSpPr txBox="1"/>
                      <wps:spPr>
                        <a:xfrm>
                          <a:off x="0" y="0"/>
                          <a:ext cx="3943350" cy="247650"/>
                        </a:xfrm>
                        <a:prstGeom prst="rect">
                          <a:avLst/>
                        </a:prstGeom>
                        <a:solidFill>
                          <a:prstClr val="white"/>
                        </a:solidFill>
                        <a:ln>
                          <a:noFill/>
                        </a:ln>
                      </wps:spPr>
                      <wps:txbx>
                        <w:txbxContent>
                          <w:p w14:paraId="6209B4C0" w14:textId="039CC5D1" w:rsidR="00DD6163" w:rsidRPr="00D847D7" w:rsidRDefault="00DD6163" w:rsidP="006A7BD0">
                            <w:pPr>
                              <w:pStyle w:val="Zdroje"/>
                              <w:jc w:val="left"/>
                              <w:rPr>
                                <w:noProof/>
                                <w:sz w:val="24"/>
                              </w:rPr>
                            </w:pPr>
                            <w:r>
                              <w:t xml:space="preserve">Picture </w:t>
                            </w:r>
                            <w:fldSimple w:instr=" SEQ Picture \* ARABIC ">
                              <w:r>
                                <w:rPr>
                                  <w:noProof/>
                                </w:rPr>
                                <w:t>11</w:t>
                              </w:r>
                            </w:fldSimple>
                            <w:r>
                              <w:t>The situation in Prague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F0C83" id="Textové pole 51" o:spid="_x0000_s1046" type="#_x0000_t202" style="position:absolute;left:0;text-align:left;margin-left:105.65pt;margin-top:.95pt;width:310.5pt;height:19.5pt;z-index:2518435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" stroked="f">
                <v:textbox inset="0,0,0,0">
                  <w:txbxContent>
                    <w:p w14:paraId="6209B4C0" w14:textId="039CC5D1" w:rsidR="00DD6163" w:rsidRPr="00D847D7" w:rsidRDefault="00DD6163" w:rsidP="006A7BD0">
                      <w:pPr>
                        <w:pStyle w:val="Zdroje"/>
                        <w:jc w:val="left"/>
                        <w:rPr>
                          <w:noProof/>
                          <w:sz w:val="24"/>
                        </w:rPr>
                      </w:pPr>
                      <w:r>
                        <w:t xml:space="preserve">Picture </w:t>
                      </w:r>
                      <w:fldSimple w:instr=" SEQ Picture \* ARABIC ">
                        <w:r>
                          <w:rPr>
                            <w:noProof/>
                          </w:rPr>
                          <w:t>11</w:t>
                        </w:r>
                      </w:fldSimple>
                      <w:r>
                        <w:t>The situation in Prague</w:t>
                      </w:r>
                    </w:p>
                  </w:txbxContent>
                </v:textbox>
                <w10:wrap type="square" anchorx="page"/>
              </v:shape>
            </w:pict>
          </mc:Fallback>
        </mc:AlternateContent>
      </w:r>
    </w:p>
    <w:p w14:paraId="00000113" w14:textId="67D54BA0" w:rsidR="00223A2A" w:rsidRPr="00C75E91" w:rsidRDefault="006A7BD0">
      <w:pPr>
        <w:rPr>
          <w:lang w:val="en-US"/>
        </w:rPr>
      </w:pPr>
      <w:r w:rsidRPr="00C75E91">
        <w:rPr>
          <w:noProof/>
          <w:lang w:val="cs-CZ"/>
        </w:rPr>
        <w:drawing>
          <wp:anchor distT="0" distB="0" distL="114300" distR="114300" simplePos="0" relativeHeight="251683840" behindDoc="0" locked="0" layoutInCell="1" hidden="0" allowOverlap="1" wp14:anchorId="0A60EB3A" wp14:editId="5F1A9C0C">
            <wp:simplePos x="0" y="0"/>
            <wp:positionH relativeFrom="margin">
              <wp:align>center</wp:align>
            </wp:positionH>
            <wp:positionV relativeFrom="paragraph">
              <wp:posOffset>5080</wp:posOffset>
            </wp:positionV>
            <wp:extent cx="3943350" cy="1685925"/>
            <wp:effectExtent l="0" t="0" r="0" b="9525"/>
            <wp:wrapSquare wrapText="bothSides" distT="0" distB="0" distL="114300" distR="114300"/>
            <wp:docPr id="4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943350" cy="1685925"/>
                    </a:xfrm>
                    <a:prstGeom prst="rect">
                      <a:avLst/>
                    </a:prstGeom>
                    <a:ln/>
                  </pic:spPr>
                </pic:pic>
              </a:graphicData>
            </a:graphic>
          </wp:anchor>
        </w:drawing>
      </w:r>
    </w:p>
    <w:p w14:paraId="00000114" w14:textId="77777777" w:rsidR="00223A2A" w:rsidRPr="00C75E91" w:rsidRDefault="00223A2A">
      <w:pPr>
        <w:pBdr>
          <w:top w:val="nil"/>
          <w:left w:val="nil"/>
          <w:bottom w:val="nil"/>
          <w:right w:val="nil"/>
          <w:between w:val="nil"/>
        </w:pBdr>
        <w:spacing w:after="200" w:line="240" w:lineRule="auto"/>
        <w:ind w:left="2124" w:firstLine="707"/>
        <w:jc w:val="center"/>
        <w:rPr>
          <w:i/>
          <w:color w:val="44546A"/>
          <w:sz w:val="18"/>
          <w:szCs w:val="18"/>
          <w:lang w:val="en-US"/>
        </w:rPr>
      </w:pPr>
    </w:p>
    <w:p w14:paraId="00000115" w14:textId="77777777" w:rsidR="00223A2A" w:rsidRPr="00C75E91" w:rsidRDefault="00223A2A">
      <w:pPr>
        <w:pBdr>
          <w:top w:val="nil"/>
          <w:left w:val="nil"/>
          <w:bottom w:val="nil"/>
          <w:right w:val="nil"/>
          <w:between w:val="nil"/>
        </w:pBdr>
        <w:spacing w:after="200" w:line="240" w:lineRule="auto"/>
        <w:ind w:left="2124" w:firstLine="707"/>
        <w:jc w:val="center"/>
        <w:rPr>
          <w:i/>
          <w:color w:val="44546A"/>
          <w:sz w:val="18"/>
          <w:szCs w:val="18"/>
          <w:lang w:val="en-US"/>
        </w:rPr>
      </w:pPr>
    </w:p>
    <w:p w14:paraId="00000116" w14:textId="77777777" w:rsidR="00223A2A" w:rsidRPr="00C75E91" w:rsidRDefault="00223A2A">
      <w:pPr>
        <w:pBdr>
          <w:top w:val="nil"/>
          <w:left w:val="nil"/>
          <w:bottom w:val="nil"/>
          <w:right w:val="nil"/>
          <w:between w:val="nil"/>
        </w:pBdr>
        <w:spacing w:after="200" w:line="240" w:lineRule="auto"/>
        <w:ind w:left="2124" w:firstLine="707"/>
        <w:jc w:val="center"/>
        <w:rPr>
          <w:i/>
          <w:color w:val="44546A"/>
          <w:sz w:val="18"/>
          <w:szCs w:val="18"/>
          <w:lang w:val="en-US"/>
        </w:rPr>
      </w:pPr>
    </w:p>
    <w:p w14:paraId="00000117" w14:textId="77777777" w:rsidR="00223A2A" w:rsidRPr="00C75E91" w:rsidRDefault="00223A2A">
      <w:pPr>
        <w:pBdr>
          <w:top w:val="nil"/>
          <w:left w:val="nil"/>
          <w:bottom w:val="nil"/>
          <w:right w:val="nil"/>
          <w:between w:val="nil"/>
        </w:pBdr>
        <w:spacing w:after="200" w:line="240" w:lineRule="auto"/>
        <w:ind w:left="2124" w:firstLine="707"/>
        <w:jc w:val="center"/>
        <w:rPr>
          <w:i/>
          <w:color w:val="44546A"/>
          <w:sz w:val="18"/>
          <w:szCs w:val="18"/>
          <w:lang w:val="en-US"/>
        </w:rPr>
      </w:pPr>
    </w:p>
    <w:p w14:paraId="00000118" w14:textId="77777777" w:rsidR="00223A2A" w:rsidRPr="00C75E91" w:rsidRDefault="00223A2A">
      <w:pPr>
        <w:pBdr>
          <w:top w:val="nil"/>
          <w:left w:val="nil"/>
          <w:bottom w:val="nil"/>
          <w:right w:val="nil"/>
          <w:between w:val="nil"/>
        </w:pBdr>
        <w:spacing w:after="200" w:line="240" w:lineRule="auto"/>
        <w:ind w:left="2124" w:firstLine="707"/>
        <w:jc w:val="center"/>
        <w:rPr>
          <w:i/>
          <w:color w:val="44546A"/>
          <w:sz w:val="18"/>
          <w:szCs w:val="18"/>
          <w:lang w:val="en-US"/>
        </w:rPr>
      </w:pPr>
    </w:p>
    <w:p w14:paraId="00000119" w14:textId="77777777" w:rsidR="00223A2A" w:rsidRPr="00C75E91" w:rsidRDefault="00223A2A">
      <w:pPr>
        <w:pBdr>
          <w:top w:val="nil"/>
          <w:left w:val="nil"/>
          <w:bottom w:val="nil"/>
          <w:right w:val="nil"/>
          <w:between w:val="nil"/>
        </w:pBdr>
        <w:spacing w:after="200" w:line="240" w:lineRule="auto"/>
        <w:ind w:left="2124" w:firstLine="707"/>
        <w:jc w:val="center"/>
        <w:rPr>
          <w:i/>
          <w:color w:val="44546A"/>
          <w:sz w:val="18"/>
          <w:szCs w:val="18"/>
          <w:lang w:val="en-US"/>
        </w:rPr>
      </w:pPr>
    </w:p>
    <w:p w14:paraId="38365668" w14:textId="77777777" w:rsidR="00B2652C" w:rsidRDefault="00B2652C" w:rsidP="00B2652C">
      <w:pPr>
        <w:pStyle w:val="Zdroje"/>
      </w:pPr>
      <w:r>
        <w:t>Source: AirDNA, 2019</w:t>
      </w:r>
    </w:p>
    <w:p w14:paraId="0000011B" w14:textId="77777777" w:rsidR="00223A2A" w:rsidRPr="00C75E91" w:rsidRDefault="00223A2A">
      <w:pPr>
        <w:rPr>
          <w:lang w:val="en-US"/>
        </w:rPr>
      </w:pPr>
    </w:p>
    <w:p w14:paraId="0000011C" w14:textId="77777777" w:rsidR="00223A2A" w:rsidRPr="00C75E91" w:rsidRDefault="00105CFA">
      <w:pPr>
        <w:pStyle w:val="Nadpis4"/>
        <w:rPr>
          <w:lang w:val="en-US"/>
        </w:rPr>
      </w:pPr>
      <w:r w:rsidRPr="00C75E91">
        <w:rPr>
          <w:lang w:val="en-US"/>
        </w:rPr>
        <w:t>Future of AirBnB in Prague</w:t>
      </w:r>
    </w:p>
    <w:p w14:paraId="0000011F" w14:textId="20B30127" w:rsidR="00EE5183" w:rsidRDefault="00105CFA">
      <w:pPr>
        <w:rPr>
          <w:lang w:val="en-US"/>
        </w:rPr>
      </w:pPr>
      <w:r w:rsidRPr="00C75E91">
        <w:rPr>
          <w:lang w:val="en-US"/>
        </w:rPr>
        <w:t>AirBnB has often discussed the topic in policy, mostly because of problems that AirBnB is responsible for. There is not any regulation yet and neighbours are often unhappy with these rentals. The main problem is that there are often more people in the apartment then it is allowed, they are noisy and is no exception that the apartment is damaged after visitors. Prague is visited by young people a lot, who drinks, and when they are staying for 2-3 days, they are not very considerate about neighbours. (Tomanka, 2018)</w:t>
      </w:r>
      <w:r w:rsidR="00647551">
        <w:rPr>
          <w:lang w:val="en-US"/>
        </w:rPr>
        <w:t xml:space="preserve"> </w:t>
      </w:r>
      <w:r w:rsidRPr="00C75E91">
        <w:rPr>
          <w:lang w:val="en-US"/>
        </w:rPr>
        <w:t>Neighbours are not the only one, who are unhappy with the growth of AirBnB. Hotel owners are also complaining because Prague visitors prefer private accommodation than nights in hotels. The hoteliers request regulations as in another European metropolis. (Tomanka, 2018)</w:t>
      </w:r>
      <w:r w:rsidR="00647551">
        <w:rPr>
          <w:lang w:val="en-US"/>
        </w:rPr>
        <w:t xml:space="preserve"> </w:t>
      </w:r>
      <w:r w:rsidRPr="00C75E91">
        <w:rPr>
          <w:lang w:val="en-US"/>
        </w:rPr>
        <w:t xml:space="preserve">Prague wants a change of law because now they cannot fight against this problematic. The idea is that owners of apartments will have to provide information about accommodated and the number of days per year when the apartment can be rented through </w:t>
      </w:r>
      <w:sdt>
        <w:sdtPr>
          <w:rPr>
            <w:lang w:val="en-US"/>
          </w:rPr>
          <w:tag w:val="goog_rdk_1"/>
          <w:id w:val="-2145347373"/>
        </w:sdtPr>
        <w:sdtContent/>
      </w:sdt>
      <w:r w:rsidRPr="00C75E91">
        <w:rPr>
          <w:lang w:val="en-US"/>
        </w:rPr>
        <w:t>AirBnB or forbid this service in specific areas in the city. (Bukovský, 2018)</w:t>
      </w:r>
    </w:p>
    <w:p w14:paraId="0E400798" w14:textId="786412BD" w:rsidR="00FC61D5" w:rsidRPr="00C75E91" w:rsidRDefault="00FC61D5">
      <w:pPr>
        <w:rPr>
          <w:lang w:val="en-US"/>
        </w:rPr>
      </w:pPr>
      <w:r>
        <w:rPr>
          <w:lang w:val="en-US"/>
        </w:rPr>
        <w:t>At</w:t>
      </w:r>
      <w:r w:rsidR="0093603D">
        <w:rPr>
          <w:lang w:val="en-US"/>
        </w:rPr>
        <w:t xml:space="preserve"> t</w:t>
      </w:r>
      <w:r>
        <w:rPr>
          <w:lang w:val="en-US"/>
        </w:rPr>
        <w:t xml:space="preserve">he end of the year </w:t>
      </w:r>
      <w:r w:rsidR="0093603D">
        <w:rPr>
          <w:lang w:val="en-US"/>
        </w:rPr>
        <w:t>2019, the government made a decision about accommodation fees, which are actual from the January 2020. The fee in the height of 21Kč/0,84</w:t>
      </w:r>
      <w:r w:rsidR="0093603D" w:rsidRPr="0093603D">
        <w:rPr>
          <w:lang w:val="en-US"/>
        </w:rPr>
        <w:t>€</w:t>
      </w:r>
      <w:r w:rsidR="0093603D">
        <w:rPr>
          <w:lang w:val="en-US"/>
        </w:rPr>
        <w:t xml:space="preserve"> per night</w:t>
      </w:r>
      <w:r w:rsidR="0093603D" w:rsidRPr="0093603D">
        <w:rPr>
          <w:lang w:val="en-US"/>
        </w:rPr>
        <w:t xml:space="preserve"> will now have an </w:t>
      </w:r>
      <w:r w:rsidR="0093603D">
        <w:rPr>
          <w:lang w:val="en-US"/>
        </w:rPr>
        <w:t>effect on each place listed on AirBnB. The fee should grow in 2021 up to 50Kč/2</w:t>
      </w:r>
      <w:r w:rsidR="0093603D" w:rsidRPr="0093603D">
        <w:rPr>
          <w:lang w:val="en-US"/>
        </w:rPr>
        <w:t>€</w:t>
      </w:r>
      <w:r w:rsidR="0093603D">
        <w:rPr>
          <w:lang w:val="en-US"/>
        </w:rPr>
        <w:t xml:space="preserve"> per person per night. These fees could </w:t>
      </w:r>
      <w:r w:rsidR="001F1968" w:rsidRPr="001F1968">
        <w:rPr>
          <w:lang w:val="en-US"/>
        </w:rPr>
        <w:t>increase the yield of the city</w:t>
      </w:r>
      <w:r w:rsidR="001F1968">
        <w:rPr>
          <w:lang w:val="en-US"/>
        </w:rPr>
        <w:t xml:space="preserve"> by 14%. </w:t>
      </w:r>
      <w:r w:rsidR="001F1968">
        <w:rPr>
          <w:rFonts w:ascii="Open Sans" w:hAnsi="Open Sans" w:cs="Open Sans"/>
          <w:color w:val="000000"/>
          <w:shd w:val="clear" w:color="auto" w:fill="FFFFFF"/>
        </w:rPr>
        <w:t>(ČTK, 2020)</w:t>
      </w:r>
    </w:p>
    <w:p w14:paraId="00000121" w14:textId="49C26EF2" w:rsidR="00223A2A" w:rsidRPr="00C75E91" w:rsidRDefault="00EE5183">
      <w:pPr>
        <w:rPr>
          <w:lang w:val="en-US"/>
        </w:rPr>
      </w:pPr>
      <w:r w:rsidRPr="00C75E91">
        <w:rPr>
          <w:lang w:val="en-US"/>
        </w:rPr>
        <w:br w:type="page"/>
      </w:r>
    </w:p>
    <w:p w14:paraId="00000122" w14:textId="474DA527" w:rsidR="00223A2A" w:rsidRPr="00C75E91" w:rsidRDefault="00105CFA">
      <w:pPr>
        <w:pStyle w:val="Nadpis1"/>
        <w:numPr>
          <w:ilvl w:val="0"/>
          <w:numId w:val="3"/>
        </w:numPr>
        <w:rPr>
          <w:lang w:val="en-US"/>
        </w:rPr>
      </w:pPr>
      <w:r w:rsidRPr="00C75E91">
        <w:rPr>
          <w:lang w:val="en-US"/>
        </w:rPr>
        <w:lastRenderedPageBreak/>
        <w:t xml:space="preserve">The </w:t>
      </w:r>
      <w:r w:rsidR="003851DB">
        <w:rPr>
          <w:lang w:val="en-US"/>
        </w:rPr>
        <w:t xml:space="preserve">goals of research </w:t>
      </w:r>
      <w:r w:rsidRPr="00C75E91">
        <w:rPr>
          <w:lang w:val="en-US"/>
        </w:rPr>
        <w:t>and methodology</w:t>
      </w:r>
    </w:p>
    <w:p w14:paraId="00000123" w14:textId="47908D1A" w:rsidR="00223A2A" w:rsidRPr="00C75E91" w:rsidRDefault="00105CFA">
      <w:pPr>
        <w:pStyle w:val="Nadpis2"/>
        <w:numPr>
          <w:ilvl w:val="1"/>
          <w:numId w:val="3"/>
        </w:numPr>
        <w:rPr>
          <w:lang w:val="en-US"/>
        </w:rPr>
      </w:pPr>
      <w:r w:rsidRPr="00C75E91">
        <w:rPr>
          <w:lang w:val="en-US"/>
        </w:rPr>
        <w:t xml:space="preserve">The </w:t>
      </w:r>
      <w:r w:rsidR="003851DB">
        <w:rPr>
          <w:lang w:val="en-US"/>
        </w:rPr>
        <w:t>goals of research</w:t>
      </w:r>
    </w:p>
    <w:p w14:paraId="00000124" w14:textId="62016323" w:rsidR="00223A2A" w:rsidRPr="00C75E91" w:rsidRDefault="00105CFA">
      <w:pPr>
        <w:pBdr>
          <w:top w:val="nil"/>
          <w:left w:val="nil"/>
          <w:bottom w:val="nil"/>
          <w:right w:val="nil"/>
          <w:between w:val="nil"/>
        </w:pBdr>
        <w:rPr>
          <w:lang w:val="en-US"/>
        </w:rPr>
      </w:pPr>
      <w:r w:rsidRPr="00C75E91">
        <w:rPr>
          <w:lang w:val="en-US"/>
        </w:rPr>
        <w:t>The aim of th</w:t>
      </w:r>
      <w:r w:rsidR="003851DB">
        <w:rPr>
          <w:lang w:val="en-US"/>
        </w:rPr>
        <w:t>e</w:t>
      </w:r>
      <w:r w:rsidRPr="00C75E91">
        <w:rPr>
          <w:lang w:val="en-US"/>
        </w:rPr>
        <w:t xml:space="preserve"> thesis is to </w:t>
      </w:r>
      <w:r w:rsidR="0071176A" w:rsidRPr="00C75E91">
        <w:rPr>
          <w:lang w:val="en-US"/>
        </w:rPr>
        <w:t>analyze</w:t>
      </w:r>
      <w:r w:rsidRPr="00C75E91">
        <w:rPr>
          <w:lang w:val="en-US"/>
        </w:rPr>
        <w:t xml:space="preserve"> current state and identify the potential for the development of shared accommodation in Madeira island. Next goal is to identify barriers of its development based on the results of research about this type of accommodation and reduce them.</w:t>
      </w:r>
    </w:p>
    <w:p w14:paraId="00000125" w14:textId="40FDCF9F" w:rsidR="00223A2A" w:rsidRDefault="00105CFA">
      <w:pPr>
        <w:pStyle w:val="Nadpis2"/>
        <w:numPr>
          <w:ilvl w:val="1"/>
          <w:numId w:val="3"/>
        </w:numPr>
        <w:rPr>
          <w:lang w:val="en-US"/>
        </w:rPr>
      </w:pPr>
      <w:r w:rsidRPr="00C75E91">
        <w:rPr>
          <w:lang w:val="en-US"/>
        </w:rPr>
        <w:t>The Methodology</w:t>
      </w:r>
    </w:p>
    <w:p w14:paraId="6412D00A" w14:textId="2F8DB31A" w:rsidR="005C59DD" w:rsidRDefault="005C59DD" w:rsidP="005C59DD">
      <w:pPr>
        <w:rPr>
          <w:lang w:val="en-US"/>
        </w:rPr>
      </w:pPr>
      <w:r>
        <w:rPr>
          <w:lang w:val="en-US"/>
        </w:rPr>
        <w:t xml:space="preserve">The first step of the thesis was the study </w:t>
      </w:r>
      <w:r w:rsidR="00DC734D">
        <w:rPr>
          <w:lang w:val="en-US"/>
        </w:rPr>
        <w:t xml:space="preserve">of </w:t>
      </w:r>
      <w:r w:rsidR="00DC734D" w:rsidRPr="00DC734D">
        <w:rPr>
          <w:lang w:val="en-US"/>
        </w:rPr>
        <w:t>theoretical background</w:t>
      </w:r>
      <w:r w:rsidR="00DC734D">
        <w:rPr>
          <w:lang w:val="en-US"/>
        </w:rPr>
        <w:t xml:space="preserve"> and elaboration of literature review based on printed publications, web portals and </w:t>
      </w:r>
      <w:r w:rsidR="00DC734D" w:rsidRPr="00C75E91">
        <w:rPr>
          <w:lang w:val="en-US"/>
        </w:rPr>
        <w:t>professional publications</w:t>
      </w:r>
      <w:r w:rsidR="00DC734D">
        <w:rPr>
          <w:lang w:val="en-US"/>
        </w:rPr>
        <w:t>. The literature review is relate</w:t>
      </w:r>
      <w:r w:rsidR="00EE0A34">
        <w:rPr>
          <w:lang w:val="en-US"/>
        </w:rPr>
        <w:t>d</w:t>
      </w:r>
      <w:r w:rsidR="00DC734D">
        <w:rPr>
          <w:lang w:val="en-US"/>
        </w:rPr>
        <w:t xml:space="preserve"> to shared economy in general, next more specifically in shared accommodation.</w:t>
      </w:r>
    </w:p>
    <w:p w14:paraId="60E18B4B" w14:textId="7ABBB74A" w:rsidR="00DC734D" w:rsidRDefault="00DC734D" w:rsidP="005C59DD">
      <w:pPr>
        <w:rPr>
          <w:lang w:val="en-US"/>
        </w:rPr>
      </w:pPr>
      <w:r>
        <w:rPr>
          <w:lang w:val="en-US"/>
        </w:rPr>
        <w:t xml:space="preserve">The next part of the thesis focus on </w:t>
      </w:r>
      <w:r w:rsidRPr="00DC734D">
        <w:rPr>
          <w:lang w:val="en-US"/>
        </w:rPr>
        <w:t>qualitative research</w:t>
      </w:r>
      <w:r>
        <w:rPr>
          <w:lang w:val="en-US"/>
        </w:rPr>
        <w:t xml:space="preserve">, that consist of two kinds of survey, </w:t>
      </w:r>
      <w:r w:rsidR="006904C9">
        <w:rPr>
          <w:lang w:val="en-US"/>
        </w:rPr>
        <w:t xml:space="preserve">interviews, </w:t>
      </w:r>
      <w:r>
        <w:rPr>
          <w:lang w:val="en-US"/>
        </w:rPr>
        <w:t>the analysis of data and suggestions for owners that offer places through AirBnB.</w:t>
      </w:r>
    </w:p>
    <w:p w14:paraId="3F450BEF" w14:textId="635F9F44" w:rsidR="00DC734D" w:rsidRDefault="00DC734D" w:rsidP="005C59DD">
      <w:pPr>
        <w:rPr>
          <w:lang w:val="en-US"/>
        </w:rPr>
      </w:pPr>
      <w:r>
        <w:rPr>
          <w:lang w:val="en-US"/>
        </w:rPr>
        <w:t>The first survey was aimed to the visitors, to find out, how travelers evaluate this specific type of accommodation</w:t>
      </w:r>
      <w:r w:rsidR="006904C9">
        <w:rPr>
          <w:lang w:val="en-US"/>
        </w:rPr>
        <w:t>. The number of respondents that were engaged in data collection was 157. The questionnaire was shared mostly through social media, through Google Form, because the aim was to gain as many different cultures as possible. At the end of the research, people from 40 countries were engaged</w:t>
      </w:r>
      <w:commentRangeStart w:id="21"/>
      <w:r w:rsidR="006904C9">
        <w:rPr>
          <w:lang w:val="en-US"/>
        </w:rPr>
        <w:t>, 68% women and 32% men</w:t>
      </w:r>
      <w:commentRangeEnd w:id="21"/>
      <w:r w:rsidR="00F00B51">
        <w:rPr>
          <w:rStyle w:val="Odkaznakoment"/>
        </w:rPr>
        <w:commentReference w:id="21"/>
      </w:r>
      <w:r w:rsidR="006904C9">
        <w:rPr>
          <w:lang w:val="en-US"/>
        </w:rPr>
        <w:t xml:space="preserve">. </w:t>
      </w:r>
    </w:p>
    <w:p w14:paraId="76CAFB33" w14:textId="1B1816D5" w:rsidR="006904C9" w:rsidRDefault="006904C9" w:rsidP="005C59DD">
      <w:pPr>
        <w:rPr>
          <w:lang w:val="en-US"/>
        </w:rPr>
      </w:pPr>
      <w:r>
        <w:rPr>
          <w:lang w:val="en-US"/>
        </w:rPr>
        <w:t>The second survey was focused on provider</w:t>
      </w:r>
      <w:r w:rsidR="001B6DC9">
        <w:rPr>
          <w:lang w:val="en-US"/>
        </w:rPr>
        <w:t>s</w:t>
      </w:r>
      <w:r>
        <w:rPr>
          <w:lang w:val="en-US"/>
        </w:rPr>
        <w:t xml:space="preserve"> of accommodation that offer place on Madeira island. This segment was much </w:t>
      </w:r>
      <w:r w:rsidR="00E63572">
        <w:rPr>
          <w:lang w:val="en-US"/>
        </w:rPr>
        <w:t>smaller,</w:t>
      </w:r>
      <w:r>
        <w:rPr>
          <w:lang w:val="en-US"/>
        </w:rPr>
        <w:t xml:space="preserve"> so the number of questionnaires was estimated to 30.</w:t>
      </w:r>
      <w:r w:rsidR="00E63572">
        <w:rPr>
          <w:lang w:val="en-US"/>
        </w:rPr>
        <w:t xml:space="preserve"> It is impossible for researcher who does not have access to details of AirBnB to find out the exact number of home providers. The number of listing in Madeira is about 5000, but some properties are owned by the same person or even a company, so the exact number remains a mystery.</w:t>
      </w:r>
      <w:r>
        <w:rPr>
          <w:lang w:val="en-US"/>
        </w:rPr>
        <w:t xml:space="preserve"> </w:t>
      </w:r>
      <w:r w:rsidR="00E3686C">
        <w:rPr>
          <w:lang w:val="en-US"/>
        </w:rPr>
        <w:t>Owners were contacted through AirBnB portal. T</w:t>
      </w:r>
      <w:r w:rsidR="00E3686C" w:rsidRPr="00E3686C">
        <w:rPr>
          <w:lang w:val="en-US"/>
        </w:rPr>
        <w:t>he gender representation was 47% women and 53 % men</w:t>
      </w:r>
      <w:r w:rsidR="00E3686C">
        <w:rPr>
          <w:lang w:val="en-US"/>
        </w:rPr>
        <w:t>.</w:t>
      </w:r>
    </w:p>
    <w:p w14:paraId="1DCF1B08" w14:textId="77669004" w:rsidR="005329FD" w:rsidRDefault="005329FD" w:rsidP="005C59DD">
      <w:pPr>
        <w:rPr>
          <w:lang w:val="en-US"/>
        </w:rPr>
      </w:pPr>
      <w:r>
        <w:rPr>
          <w:lang w:val="en-US"/>
        </w:rPr>
        <w:t>The structure of both surveys was very similar. The questionnaire included o</w:t>
      </w:r>
      <w:r w:rsidRPr="005329FD">
        <w:rPr>
          <w:lang w:val="en-US"/>
        </w:rPr>
        <w:t>pen-ended</w:t>
      </w:r>
      <w:r>
        <w:rPr>
          <w:lang w:val="en-US"/>
        </w:rPr>
        <w:t xml:space="preserve"> and c</w:t>
      </w:r>
      <w:r w:rsidRPr="005329FD">
        <w:rPr>
          <w:lang w:val="en-US"/>
        </w:rPr>
        <w:t>losed-ended</w:t>
      </w:r>
      <w:r>
        <w:rPr>
          <w:lang w:val="en-US"/>
        </w:rPr>
        <w:t xml:space="preserve"> questions, obviously demographic questions and also </w:t>
      </w:r>
      <w:r w:rsidRPr="005329FD">
        <w:rPr>
          <w:lang w:val="en-US"/>
        </w:rPr>
        <w:t>Likert scale questions</w:t>
      </w:r>
      <w:r>
        <w:rPr>
          <w:lang w:val="en-US"/>
        </w:rPr>
        <w:t>.</w:t>
      </w:r>
    </w:p>
    <w:p w14:paraId="728710D6" w14:textId="429DE684" w:rsidR="0071176A" w:rsidRDefault="00E3686C" w:rsidP="005C59DD">
      <w:pPr>
        <w:rPr>
          <w:lang w:val="en-US"/>
        </w:rPr>
      </w:pPr>
      <w:r w:rsidRPr="00C75E91">
        <w:rPr>
          <w:lang w:val="en-US"/>
        </w:rPr>
        <w:t>The data provided by questionnaires were collected in the year 2018 and the beginning of the year 2019</w:t>
      </w:r>
      <w:r>
        <w:rPr>
          <w:lang w:val="en-US"/>
        </w:rPr>
        <w:t xml:space="preserve">. The data from both surveys were processed in program PSPP </w:t>
      </w:r>
      <w:r>
        <w:rPr>
          <w:lang w:val="en-US"/>
        </w:rPr>
        <w:lastRenderedPageBreak/>
        <w:t>that enable to sort the data and to make contingency tables. For the graphical representation, Microsoft Excel was used.</w:t>
      </w:r>
    </w:p>
    <w:p w14:paraId="777E28B5" w14:textId="6CC569F4" w:rsidR="00E3686C" w:rsidRDefault="00E3686C" w:rsidP="009A3543">
      <w:pPr>
        <w:ind w:firstLine="720"/>
        <w:rPr>
          <w:lang w:val="en-US"/>
        </w:rPr>
      </w:pPr>
      <w:r>
        <w:rPr>
          <w:lang w:val="en-US"/>
        </w:rPr>
        <w:t xml:space="preserve">To find out more opinions about shared accommodation, </w:t>
      </w:r>
      <w:r w:rsidR="00E63572">
        <w:rPr>
          <w:lang w:val="en-US"/>
        </w:rPr>
        <w:t xml:space="preserve">it was </w:t>
      </w:r>
      <w:r w:rsidR="0071176A">
        <w:rPr>
          <w:lang w:val="en-US"/>
        </w:rPr>
        <w:t>communicated with 10 individuals</w:t>
      </w:r>
      <w:r w:rsidR="00E63572">
        <w:rPr>
          <w:lang w:val="en-US"/>
        </w:rPr>
        <w:t xml:space="preserve">. The individuals were asked </w:t>
      </w:r>
      <w:r w:rsidR="0071176A">
        <w:rPr>
          <w:lang w:val="en-US"/>
        </w:rPr>
        <w:t>questions, which were similar as in the first survey,</w:t>
      </w:r>
      <w:r w:rsidR="00E63572">
        <w:rPr>
          <w:lang w:val="en-US"/>
        </w:rPr>
        <w:t xml:space="preserve"> but more</w:t>
      </w:r>
      <w:r w:rsidR="0071176A">
        <w:rPr>
          <w:lang w:val="en-US"/>
        </w:rPr>
        <w:t xml:space="preserve"> in depth</w:t>
      </w:r>
      <w:r w:rsidR="00E63572">
        <w:rPr>
          <w:lang w:val="en-US"/>
        </w:rPr>
        <w:t>. Respondents were asked</w:t>
      </w:r>
      <w:r w:rsidR="0071176A">
        <w:rPr>
          <w:lang w:val="en-US"/>
        </w:rPr>
        <w:t xml:space="preserve"> for reasons and any thoughts about AirBnB.</w:t>
      </w:r>
    </w:p>
    <w:p w14:paraId="0000012A" w14:textId="0630BBA7" w:rsidR="00E24FA4" w:rsidRDefault="0071176A">
      <w:pPr>
        <w:rPr>
          <w:lang w:val="en-US"/>
        </w:rPr>
      </w:pPr>
      <w:r>
        <w:rPr>
          <w:lang w:val="en-US"/>
        </w:rPr>
        <w:t xml:space="preserve">After all the information </w:t>
      </w:r>
      <w:r w:rsidR="00E63572">
        <w:rPr>
          <w:lang w:val="en-US"/>
        </w:rPr>
        <w:t>which have been gained,</w:t>
      </w:r>
      <w:r>
        <w:rPr>
          <w:lang w:val="en-US"/>
        </w:rPr>
        <w:t xml:space="preserve"> some tips</w:t>
      </w:r>
      <w:r w:rsidR="00E63572">
        <w:rPr>
          <w:lang w:val="en-US"/>
        </w:rPr>
        <w:t xml:space="preserve"> were suggested</w:t>
      </w:r>
      <w:r>
        <w:rPr>
          <w:lang w:val="en-US"/>
        </w:rPr>
        <w:t xml:space="preserve"> for AirBnB providers, how to make a stay for visitors more enjoyable.</w:t>
      </w:r>
      <w:r w:rsidR="00E24FA4">
        <w:rPr>
          <w:lang w:val="en-US"/>
        </w:rPr>
        <w:br w:type="page"/>
      </w:r>
    </w:p>
    <w:p w14:paraId="6F3E64E2" w14:textId="77777777" w:rsidR="00E63572" w:rsidRDefault="003851DB">
      <w:pPr>
        <w:pStyle w:val="Nadpis1"/>
        <w:numPr>
          <w:ilvl w:val="0"/>
          <w:numId w:val="3"/>
        </w:numPr>
        <w:rPr>
          <w:lang w:val="en-US"/>
        </w:rPr>
      </w:pPr>
      <w:r w:rsidRPr="00E24FA4">
        <w:rPr>
          <w:lang w:val="en-US"/>
        </w:rPr>
        <w:lastRenderedPageBreak/>
        <w:t>Results of research and analyses</w:t>
      </w:r>
    </w:p>
    <w:p w14:paraId="0000012F" w14:textId="1201DC42" w:rsidR="00223A2A" w:rsidRPr="00E24FA4" w:rsidRDefault="00E63572" w:rsidP="00E63572">
      <w:pPr>
        <w:rPr>
          <w:lang w:val="en-US"/>
        </w:rPr>
      </w:pPr>
      <w:r>
        <w:rPr>
          <w:lang w:val="en-US"/>
        </w:rPr>
        <w:t>In this part</w:t>
      </w:r>
      <w:r w:rsidR="00CB37E4">
        <w:rPr>
          <w:lang w:val="en-US"/>
        </w:rPr>
        <w:t xml:space="preserve"> of the thesis</w:t>
      </w:r>
      <w:r>
        <w:rPr>
          <w:lang w:val="en-US"/>
        </w:rPr>
        <w:t>, the information about the destination, Madeira island is presented</w:t>
      </w:r>
      <w:r w:rsidR="001F1968">
        <w:rPr>
          <w:lang w:val="en-US"/>
        </w:rPr>
        <w:t>,</w:t>
      </w:r>
      <w:r>
        <w:rPr>
          <w:lang w:val="en-US"/>
        </w:rPr>
        <w:t xml:space="preserve"> followed by the </w:t>
      </w:r>
      <w:r w:rsidR="00CB37E4">
        <w:rPr>
          <w:lang w:val="en-US"/>
        </w:rPr>
        <w:t>analyze of demand and analyze of supply.</w:t>
      </w:r>
    </w:p>
    <w:p w14:paraId="00000130" w14:textId="77777777" w:rsidR="00223A2A" w:rsidRPr="00C75E91" w:rsidRDefault="00105CFA">
      <w:pPr>
        <w:pStyle w:val="Nadpis2"/>
        <w:numPr>
          <w:ilvl w:val="1"/>
          <w:numId w:val="3"/>
        </w:numPr>
        <w:rPr>
          <w:lang w:val="en-US"/>
        </w:rPr>
      </w:pPr>
      <w:r w:rsidRPr="00C75E91">
        <w:rPr>
          <w:lang w:val="en-US"/>
        </w:rPr>
        <w:t>Tourism resources</w:t>
      </w:r>
    </w:p>
    <w:p w14:paraId="00000131" w14:textId="75465BB0" w:rsidR="00223A2A" w:rsidRPr="00C75E91" w:rsidRDefault="00105CFA">
      <w:pPr>
        <w:rPr>
          <w:lang w:val="en-US"/>
        </w:rPr>
      </w:pPr>
      <w:r w:rsidRPr="00C75E91">
        <w:rPr>
          <w:lang w:val="en-US"/>
        </w:rPr>
        <w:t>This part describes tourism prerequisites, localization, selective and realization assumptions such as tourist attractivities, geography, climate, economy, demography etc. in the destination.</w:t>
      </w:r>
    </w:p>
    <w:p w14:paraId="00000132" w14:textId="77777777" w:rsidR="00223A2A" w:rsidRPr="00C75E91" w:rsidRDefault="00105CFA">
      <w:pPr>
        <w:pStyle w:val="Nadpis3"/>
        <w:numPr>
          <w:ilvl w:val="2"/>
          <w:numId w:val="3"/>
        </w:numPr>
        <w:rPr>
          <w:lang w:val="en-US"/>
        </w:rPr>
      </w:pPr>
      <w:r w:rsidRPr="00C75E91">
        <w:rPr>
          <w:lang w:val="en-US"/>
        </w:rPr>
        <w:t>Localization assumptions</w:t>
      </w:r>
    </w:p>
    <w:p w14:paraId="00000135" w14:textId="7CA85D86" w:rsidR="00223A2A" w:rsidRPr="00C75E91" w:rsidRDefault="00EE5183">
      <w:pPr>
        <w:rPr>
          <w:lang w:val="en-US"/>
        </w:rPr>
      </w:pPr>
      <w:r w:rsidRPr="00C75E91">
        <w:rPr>
          <w:noProof/>
          <w:lang w:val="cs-CZ"/>
        </w:rPr>
        <mc:AlternateContent>
          <mc:Choice Requires="wps">
            <w:drawing>
              <wp:anchor distT="0" distB="0" distL="114300" distR="114300" simplePos="0" relativeHeight="251845632" behindDoc="0" locked="0" layoutInCell="1" allowOverlap="1" wp14:anchorId="4F7A2C53" wp14:editId="42F9212D">
                <wp:simplePos x="0" y="0"/>
                <wp:positionH relativeFrom="page">
                  <wp:posOffset>1044575</wp:posOffset>
                </wp:positionH>
                <wp:positionV relativeFrom="paragraph">
                  <wp:posOffset>1094740</wp:posOffset>
                </wp:positionV>
                <wp:extent cx="5127625" cy="200025"/>
                <wp:effectExtent l="0" t="0" r="0" b="9525"/>
                <wp:wrapSquare wrapText="bothSides"/>
                <wp:docPr id="52" name="Textové pole 52"/>
                <wp:cNvGraphicFramePr/>
                <a:graphic xmlns:a="http://schemas.openxmlformats.org/drawingml/2006/main">
                  <a:graphicData uri="http://schemas.microsoft.com/office/word/2010/wordprocessingShape">
                    <wps:wsp>
                      <wps:cNvSpPr txBox="1"/>
                      <wps:spPr>
                        <a:xfrm>
                          <a:off x="0" y="0"/>
                          <a:ext cx="5127625" cy="200025"/>
                        </a:xfrm>
                        <a:prstGeom prst="rect">
                          <a:avLst/>
                        </a:prstGeom>
                        <a:solidFill>
                          <a:prstClr val="white"/>
                        </a:solidFill>
                        <a:ln>
                          <a:noFill/>
                        </a:ln>
                      </wps:spPr>
                      <wps:txbx>
                        <w:txbxContent>
                          <w:p w14:paraId="35764590" w14:textId="58C5D69D" w:rsidR="00DD6163" w:rsidRPr="0066634C" w:rsidRDefault="00DD6163" w:rsidP="00EE5183">
                            <w:pPr>
                              <w:pStyle w:val="Zdroje"/>
                              <w:jc w:val="left"/>
                              <w:rPr>
                                <w:sz w:val="24"/>
                              </w:rPr>
                            </w:pPr>
                            <w:r>
                              <w:t xml:space="preserve">Picture </w:t>
                            </w:r>
                            <w:fldSimple w:instr=" SEQ Picture \* ARABIC ">
                              <w:r>
                                <w:rPr>
                                  <w:noProof/>
                                </w:rPr>
                                <w:t>12</w:t>
                              </w:r>
                            </w:fldSimple>
                            <w:r>
                              <w:t xml:space="preserve"> Map of the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A2C53" id="Textové pole 52" o:spid="_x0000_s1047" type="#_x0000_t202" style="position:absolute;left:0;text-align:left;margin-left:82.25pt;margin-top:86.2pt;width:403.75pt;height:15.75pt;z-index:2518456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" stroked="f">
                <v:textbox inset="0,0,0,0">
                  <w:txbxContent>
                    <w:p w14:paraId="35764590" w14:textId="58C5D69D" w:rsidR="00DD6163" w:rsidRPr="0066634C" w:rsidRDefault="00DD6163" w:rsidP="00EE5183">
                      <w:pPr>
                        <w:pStyle w:val="Zdroje"/>
                        <w:jc w:val="left"/>
                        <w:rPr>
                          <w:sz w:val="24"/>
                        </w:rPr>
                      </w:pPr>
                      <w:r>
                        <w:t xml:space="preserve">Picture </w:t>
                      </w:r>
                      <w:fldSimple w:instr=" SEQ Picture \* ARABIC ">
                        <w:r>
                          <w:rPr>
                            <w:noProof/>
                          </w:rPr>
                          <w:t>12</w:t>
                        </w:r>
                      </w:fldSimple>
                      <w:r>
                        <w:t xml:space="preserve"> Map of the location</w:t>
                      </w:r>
                    </w:p>
                  </w:txbxContent>
                </v:textbox>
                <w10:wrap type="square" anchorx="page"/>
              </v:shape>
            </w:pict>
          </mc:Fallback>
        </mc:AlternateContent>
      </w:r>
      <w:r w:rsidRPr="00C75E91">
        <w:rPr>
          <w:noProof/>
          <w:lang w:val="cs-CZ"/>
        </w:rPr>
        <w:drawing>
          <wp:anchor distT="0" distB="0" distL="114300" distR="114300" simplePos="0" relativeHeight="251684864" behindDoc="0" locked="0" layoutInCell="1" hidden="0" allowOverlap="1" wp14:anchorId="1B025C48" wp14:editId="35DE1F06">
            <wp:simplePos x="0" y="0"/>
            <wp:positionH relativeFrom="margin">
              <wp:align>center</wp:align>
            </wp:positionH>
            <wp:positionV relativeFrom="paragraph">
              <wp:posOffset>1322705</wp:posOffset>
            </wp:positionV>
            <wp:extent cx="5127625" cy="2863516"/>
            <wp:effectExtent l="0" t="0" r="0" b="0"/>
            <wp:wrapSquare wrapText="bothSides" distT="0" distB="0" distL="114300" distR="114300"/>
            <wp:docPr id="40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127625" cy="2863516"/>
                    </a:xfrm>
                    <a:prstGeom prst="rect">
                      <a:avLst/>
                    </a:prstGeom>
                    <a:ln/>
                  </pic:spPr>
                </pic:pic>
              </a:graphicData>
            </a:graphic>
          </wp:anchor>
        </w:drawing>
      </w:r>
      <w:r w:rsidR="00105CFA" w:rsidRPr="00C75E91">
        <w:rPr>
          <w:lang w:val="en-US"/>
        </w:rPr>
        <w:t>Madeira is an archipelago surrounded by the Atlantic Ocean. It comprises the islands of Madeira (736km</w:t>
      </w:r>
      <w:r w:rsidR="00105CFA" w:rsidRPr="000B4880">
        <w:rPr>
          <w:vertAlign w:val="superscript"/>
          <w:lang w:val="en-US"/>
        </w:rPr>
        <w:t>2</w:t>
      </w:r>
      <w:r w:rsidR="00105CFA" w:rsidRPr="00C75E91">
        <w:rPr>
          <w:lang w:val="en-US"/>
        </w:rPr>
        <w:t>), Porto Santo (43km</w:t>
      </w:r>
      <w:r w:rsidR="00105CFA" w:rsidRPr="000B4880">
        <w:rPr>
          <w:vertAlign w:val="superscript"/>
          <w:lang w:val="en-US"/>
        </w:rPr>
        <w:t>2</w:t>
      </w:r>
      <w:r w:rsidR="00105CFA" w:rsidRPr="00C75E91">
        <w:rPr>
          <w:lang w:val="en-US"/>
        </w:rPr>
        <w:t>), Desertas (14km</w:t>
      </w:r>
      <w:r w:rsidR="00105CFA" w:rsidRPr="000B4880">
        <w:rPr>
          <w:vertAlign w:val="superscript"/>
          <w:lang w:val="en-US"/>
        </w:rPr>
        <w:t>2</w:t>
      </w:r>
      <w:r w:rsidR="00105CFA" w:rsidRPr="00C75E91">
        <w:rPr>
          <w:lang w:val="en-US"/>
        </w:rPr>
        <w:t>) and Selvagens (4km</w:t>
      </w:r>
      <w:r w:rsidR="00105CFA" w:rsidRPr="000B4880">
        <w:rPr>
          <w:vertAlign w:val="superscript"/>
          <w:lang w:val="en-US"/>
        </w:rPr>
        <w:t>2</w:t>
      </w:r>
      <w:r w:rsidR="00105CFA" w:rsidRPr="00C75E91">
        <w:rPr>
          <w:lang w:val="en-US"/>
        </w:rPr>
        <w:t>). Only Madeira and Porto Santo are inhabited. The archipelago belongs to Portugal, 978km southwest of Lisbon. (NEWCO, 2013)</w:t>
      </w:r>
    </w:p>
    <w:p w14:paraId="00000136" w14:textId="77777777" w:rsidR="00223A2A" w:rsidRPr="00C75E91" w:rsidRDefault="00105CFA" w:rsidP="00EE5183">
      <w:pPr>
        <w:pStyle w:val="Zdroje"/>
        <w:rPr>
          <w:lang w:val="en-US"/>
        </w:rPr>
      </w:pPr>
      <w:r w:rsidRPr="00B2652C">
        <w:rPr>
          <w:lang w:val="en-US"/>
        </w:rPr>
        <w:t>Source: https://www.google.com/maps/place/Madeira</w:t>
      </w:r>
    </w:p>
    <w:p w14:paraId="026A271B" w14:textId="3D6AEEEE" w:rsidR="00EE5183" w:rsidRPr="00C75E91" w:rsidRDefault="00105CFA">
      <w:pPr>
        <w:rPr>
          <w:lang w:val="en-US"/>
        </w:rPr>
      </w:pPr>
      <w:r w:rsidRPr="00C75E91">
        <w:rPr>
          <w:lang w:val="en-US"/>
        </w:rPr>
        <w:t>The archipelago is of volcanic origin but nowadays there is not any volcanic activity. The island is about 57 km long and around 22 km wide. (MadeiraWeb, c1997-2019) It seems like a small island but there are so many places to explore. As a result, from volcanic activity, it is not very easy to find access to the ocean. There are a few beaches (mostly with pebbles) with gradual access but very often it is necessary to use ladders into the ocean. The second result of volcanic activity is that this island is very often sought after by hike lovers.</w:t>
      </w:r>
      <w:r w:rsidR="00EE5183" w:rsidRPr="00C75E91">
        <w:rPr>
          <w:lang w:val="en-US"/>
        </w:rPr>
        <w:br w:type="page"/>
      </w:r>
    </w:p>
    <w:p w14:paraId="0000013A" w14:textId="78A497EA" w:rsidR="00223A2A" w:rsidRPr="00C75E91" w:rsidRDefault="00105CFA">
      <w:pPr>
        <w:rPr>
          <w:lang w:val="en-US"/>
        </w:rPr>
      </w:pPr>
      <w:r w:rsidRPr="00C75E91">
        <w:rPr>
          <w:lang w:val="en-US"/>
        </w:rPr>
        <w:lastRenderedPageBreak/>
        <w:t xml:space="preserve"> Madeira offers so many peaks with stunning views, hiking tours and much more. For tourists who would rather enjoy sandy beaches, there is an island Porto Santo with 9 km long coast with golden sand.</w:t>
      </w:r>
      <w:r w:rsidR="00F00B51">
        <w:rPr>
          <w:lang w:val="en-US"/>
        </w:rPr>
        <w:t xml:space="preserve"> </w:t>
      </w:r>
      <w:r w:rsidRPr="00C75E91">
        <w:rPr>
          <w:lang w:val="en-US"/>
        </w:rPr>
        <w:t>The main island has a sub-tropical climate which is very influenced by altitude. The northern part of the island is more often rainy then the south part. (GlobalSecurity, c2000-2019)</w:t>
      </w:r>
    </w:p>
    <w:p w14:paraId="0000013C" w14:textId="5D64DB5A" w:rsidR="00223A2A" w:rsidRPr="00C75E91" w:rsidRDefault="00105CFA">
      <w:pPr>
        <w:rPr>
          <w:lang w:val="en-US"/>
        </w:rPr>
      </w:pPr>
      <w:r w:rsidRPr="00C75E91">
        <w:rPr>
          <w:lang w:val="en-US"/>
        </w:rPr>
        <w:t>Most days, there is sunny in Funchal (the capital) in the morning but after midday, the clouds are coming from the north and the rest of the days is cloudy in Funchal. The weather in Madeira is unfathomable. When it is sunny in the north, south is probably cloudy and conversely.</w:t>
      </w:r>
      <w:r w:rsidR="00F00B51">
        <w:rPr>
          <w:lang w:val="en-US"/>
        </w:rPr>
        <w:t xml:space="preserve"> </w:t>
      </w:r>
      <w:r w:rsidRPr="00C75E91">
        <w:rPr>
          <w:lang w:val="en-US"/>
        </w:rPr>
        <w:t xml:space="preserve">The island is called an island of eternal spring because the temperature is not very high even during the high season. </w:t>
      </w:r>
    </w:p>
    <w:p w14:paraId="0000013D" w14:textId="175E67AE" w:rsidR="00223A2A" w:rsidRPr="00C75E91" w:rsidRDefault="00EE5183" w:rsidP="009A3543">
      <w:pPr>
        <w:ind w:firstLine="0"/>
        <w:rPr>
          <w:lang w:val="en-US"/>
        </w:rPr>
      </w:pPr>
      <w:r w:rsidRPr="00C75E91">
        <w:rPr>
          <w:noProof/>
          <w:sz w:val="16"/>
          <w:lang w:val="cs-CZ"/>
        </w:rPr>
        <mc:AlternateContent>
          <mc:Choice Requires="wps">
            <w:drawing>
              <wp:anchor distT="0" distB="0" distL="114300" distR="114300" simplePos="0" relativeHeight="251686912" behindDoc="0" locked="0" layoutInCell="1" hidden="0" allowOverlap="1" wp14:anchorId="118A95AE" wp14:editId="05122F92">
                <wp:simplePos x="0" y="0"/>
                <wp:positionH relativeFrom="margin">
                  <wp:posOffset>101600</wp:posOffset>
                </wp:positionH>
                <wp:positionV relativeFrom="paragraph">
                  <wp:posOffset>1096010</wp:posOffset>
                </wp:positionV>
                <wp:extent cx="5591175" cy="142875"/>
                <wp:effectExtent l="0" t="0" r="9525" b="9525"/>
                <wp:wrapSquare wrapText="bothSides" distT="0" distB="0" distL="114300" distR="114300"/>
                <wp:docPr id="379" name="Obdélník 379"/>
                <wp:cNvGraphicFramePr/>
                <a:graphic xmlns:a="http://schemas.openxmlformats.org/drawingml/2006/main">
                  <a:graphicData uri="http://schemas.microsoft.com/office/word/2010/wordprocessingShape">
                    <wps:wsp>
                      <wps:cNvSpPr/>
                      <wps:spPr>
                        <a:xfrm>
                          <a:off x="0" y="0"/>
                          <a:ext cx="5591175" cy="142875"/>
                        </a:xfrm>
                        <a:prstGeom prst="rect">
                          <a:avLst/>
                        </a:prstGeom>
                        <a:solidFill>
                          <a:srgbClr val="FFFFFF"/>
                        </a:solidFill>
                        <a:ln>
                          <a:noFill/>
                        </a:ln>
                      </wps:spPr>
                      <wps:txbx>
                        <w:txbxContent>
                          <w:p w14:paraId="0FD030D8" w14:textId="77777777" w:rsidR="00DD6163" w:rsidRDefault="00DD6163" w:rsidP="00EE5183">
                            <w:pPr>
                              <w:pStyle w:val="Zdroje"/>
                            </w:pPr>
                            <w:r>
                              <w:t>Source Climates to Travel, 2017</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18A95AE" id="Obdélník 379" o:spid="_x0000_s1048" style="position:absolute;left:0;text-align:left;margin-left:8pt;margin-top:86.3pt;width:440.25pt;height:11.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" stroked="f">
                <v:textbox inset="0,0,0,0">
                  <w:txbxContent>
                    <w:p w14:paraId="0FD030D8" w14:textId="77777777" w:rsidR="00DD6163" w:rsidRDefault="00DD6163" w:rsidP="00EE5183">
                      <w:pPr>
                        <w:pStyle w:val="Zdroje"/>
                      </w:pPr>
                      <w:r>
                        <w:t>Source Climates to Travel, 2017</w:t>
                      </w:r>
                    </w:p>
                  </w:txbxContent>
                </v:textbox>
                <w10:wrap type="square" anchorx="margin"/>
              </v:rect>
            </w:pict>
          </mc:Fallback>
        </mc:AlternateContent>
      </w:r>
      <w:r w:rsidRPr="00C75E91">
        <w:rPr>
          <w:noProof/>
          <w:lang w:val="cs-CZ"/>
        </w:rPr>
        <mc:AlternateContent>
          <mc:Choice Requires="wps">
            <w:drawing>
              <wp:anchor distT="0" distB="0" distL="114300" distR="114300" simplePos="0" relativeHeight="251847680" behindDoc="0" locked="0" layoutInCell="1" allowOverlap="1" wp14:anchorId="6FACB0D1" wp14:editId="3C2463F1">
                <wp:simplePos x="0" y="0"/>
                <wp:positionH relativeFrom="margin">
                  <wp:align>center</wp:align>
                </wp:positionH>
                <wp:positionV relativeFrom="paragraph">
                  <wp:posOffset>305435</wp:posOffset>
                </wp:positionV>
                <wp:extent cx="5724525" cy="142875"/>
                <wp:effectExtent l="0" t="0" r="9525" b="9525"/>
                <wp:wrapSquare wrapText="bothSides"/>
                <wp:docPr id="53" name="Textové pole 53"/>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31B7F763" w14:textId="7A5B044B" w:rsidR="00DD6163" w:rsidRPr="00717EFD" w:rsidRDefault="00DD6163" w:rsidP="00EE5183">
                            <w:pPr>
                              <w:pStyle w:val="Zdroje"/>
                              <w:jc w:val="left"/>
                              <w:rPr>
                                <w:noProof/>
                                <w:sz w:val="24"/>
                              </w:rPr>
                            </w:pPr>
                            <w:r>
                              <w:t xml:space="preserve">Table </w:t>
                            </w:r>
                            <w:fldSimple w:instr=" SEQ Table \* ARABIC ">
                              <w:r>
                                <w:rPr>
                                  <w:noProof/>
                                </w:rPr>
                                <w:t>2</w:t>
                              </w:r>
                            </w:fldSimple>
                            <w:r>
                              <w:t xml:space="preserve"> Average temperatures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CB0D1" id="Textové pole 53" o:spid="_x0000_s1049" type="#_x0000_t202" style="position:absolute;left:0;text-align:left;margin-left:0;margin-top:24.05pt;width:450.75pt;height:11.25pt;z-index:251847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" stroked="f">
                <v:textbox inset="0,0,0,0">
                  <w:txbxContent>
                    <w:p w14:paraId="31B7F763" w14:textId="7A5B044B" w:rsidR="00DD6163" w:rsidRPr="00717EFD" w:rsidRDefault="00DD6163" w:rsidP="00EE5183">
                      <w:pPr>
                        <w:pStyle w:val="Zdroje"/>
                        <w:jc w:val="left"/>
                        <w:rPr>
                          <w:noProof/>
                          <w:sz w:val="24"/>
                        </w:rPr>
                      </w:pPr>
                      <w:r>
                        <w:t xml:space="preserve">Table </w:t>
                      </w:r>
                      <w:fldSimple w:instr=" SEQ Table \* ARABIC ">
                        <w:r>
                          <w:rPr>
                            <w:noProof/>
                          </w:rPr>
                          <w:t>2</w:t>
                        </w:r>
                      </w:fldSimple>
                      <w:r>
                        <w:t xml:space="preserve"> Average temperatures</w:t>
                      </w:r>
                    </w:p>
                  </w:txbxContent>
                </v:textbox>
                <w10:wrap type="square" anchorx="margin"/>
              </v:shape>
            </w:pict>
          </mc:Fallback>
        </mc:AlternateContent>
      </w:r>
      <w:r w:rsidRPr="00C75E91">
        <w:rPr>
          <w:noProof/>
          <w:lang w:val="cs-CZ"/>
        </w:rPr>
        <w:drawing>
          <wp:anchor distT="0" distB="0" distL="114300" distR="114300" simplePos="0" relativeHeight="251685888" behindDoc="0" locked="0" layoutInCell="1" hidden="0" allowOverlap="1" wp14:anchorId="647B9C00" wp14:editId="0828B914">
            <wp:simplePos x="0" y="0"/>
            <wp:positionH relativeFrom="column">
              <wp:posOffset>-41275</wp:posOffset>
            </wp:positionH>
            <wp:positionV relativeFrom="paragraph">
              <wp:posOffset>565785</wp:posOffset>
            </wp:positionV>
            <wp:extent cx="5724525" cy="520065"/>
            <wp:effectExtent l="0" t="0" r="9525" b="0"/>
            <wp:wrapSquare wrapText="bothSides" distT="0" distB="0" distL="114300" distR="114300"/>
            <wp:docPr id="4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2"/>
                    <a:srcRect t="5208" b="1"/>
                    <a:stretch/>
                  </pic:blipFill>
                  <pic:spPr bwMode="auto">
                    <a:xfrm>
                      <a:off x="0" y="0"/>
                      <a:ext cx="5724525" cy="5200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5CFA" w:rsidRPr="00C75E91">
        <w:rPr>
          <w:lang w:val="en-US"/>
        </w:rPr>
        <w:t>The following table describes the average temperature on the island</w:t>
      </w:r>
    </w:p>
    <w:p w14:paraId="0000013E" w14:textId="7F4AF635" w:rsidR="00223A2A" w:rsidRPr="00C75E91" w:rsidRDefault="00105CFA">
      <w:pPr>
        <w:rPr>
          <w:lang w:val="en-US"/>
        </w:rPr>
      </w:pPr>
      <w:r w:rsidRPr="00C75E91">
        <w:rPr>
          <w:lang w:val="en-US"/>
        </w:rPr>
        <w:t>Rainfalls are usual during the period from October to mid-April and during summer it almost never rains. (Climates to Travel, 2017)</w:t>
      </w:r>
    </w:p>
    <w:p w14:paraId="00000140" w14:textId="2668C1CC" w:rsidR="00223A2A" w:rsidRPr="00C75E91" w:rsidRDefault="00EE5183">
      <w:pPr>
        <w:rPr>
          <w:lang w:val="en-US"/>
        </w:rPr>
      </w:pPr>
      <w:r w:rsidRPr="00C75E91">
        <w:rPr>
          <w:noProof/>
          <w:lang w:val="cs-CZ"/>
        </w:rPr>
        <w:drawing>
          <wp:anchor distT="0" distB="0" distL="114300" distR="114300" simplePos="0" relativeHeight="251687936" behindDoc="0" locked="0" layoutInCell="1" hidden="0" allowOverlap="1" wp14:anchorId="6ECE2F10" wp14:editId="66FDA1D2">
            <wp:simplePos x="0" y="0"/>
            <wp:positionH relativeFrom="column">
              <wp:posOffset>-19050</wp:posOffset>
            </wp:positionH>
            <wp:positionV relativeFrom="paragraph">
              <wp:posOffset>659130</wp:posOffset>
            </wp:positionV>
            <wp:extent cx="5753100" cy="971550"/>
            <wp:effectExtent l="0" t="0" r="0" b="0"/>
            <wp:wrapSquare wrapText="bothSides" distT="0" distB="0" distL="114300" distR="114300"/>
            <wp:docPr id="4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753100" cy="971550"/>
                    </a:xfrm>
                    <a:prstGeom prst="rect">
                      <a:avLst/>
                    </a:prstGeom>
                    <a:ln/>
                  </pic:spPr>
                </pic:pic>
              </a:graphicData>
            </a:graphic>
          </wp:anchor>
        </w:drawing>
      </w:r>
      <w:r w:rsidRPr="00C75E91">
        <w:rPr>
          <w:noProof/>
          <w:lang w:val="cs-CZ"/>
        </w:rPr>
        <mc:AlternateContent>
          <mc:Choice Requires="wps">
            <w:drawing>
              <wp:anchor distT="0" distB="0" distL="114300" distR="114300" simplePos="0" relativeHeight="251849728" behindDoc="0" locked="0" layoutInCell="1" allowOverlap="1" wp14:anchorId="5EF33E35" wp14:editId="46014851">
                <wp:simplePos x="0" y="0"/>
                <wp:positionH relativeFrom="margin">
                  <wp:align>center</wp:align>
                </wp:positionH>
                <wp:positionV relativeFrom="paragraph">
                  <wp:posOffset>502285</wp:posOffset>
                </wp:positionV>
                <wp:extent cx="5753100" cy="180975"/>
                <wp:effectExtent l="0" t="0" r="0" b="9525"/>
                <wp:wrapSquare wrapText="bothSides"/>
                <wp:docPr id="54" name="Textové pole 54"/>
                <wp:cNvGraphicFramePr/>
                <a:graphic xmlns:a="http://schemas.openxmlformats.org/drawingml/2006/main">
                  <a:graphicData uri="http://schemas.microsoft.com/office/word/2010/wordprocessingShape">
                    <wps:wsp>
                      <wps:cNvSpPr txBox="1"/>
                      <wps:spPr>
                        <a:xfrm>
                          <a:off x="0" y="0"/>
                          <a:ext cx="5753100" cy="180975"/>
                        </a:xfrm>
                        <a:prstGeom prst="rect">
                          <a:avLst/>
                        </a:prstGeom>
                        <a:solidFill>
                          <a:prstClr val="white"/>
                        </a:solidFill>
                        <a:ln>
                          <a:noFill/>
                        </a:ln>
                      </wps:spPr>
                      <wps:txbx>
                        <w:txbxContent>
                          <w:p w14:paraId="753E7A3E" w14:textId="3E4C6F9B" w:rsidR="00DD6163" w:rsidRPr="00D972AE" w:rsidRDefault="00DD6163" w:rsidP="00EE5183">
                            <w:pPr>
                              <w:pStyle w:val="Zdroje"/>
                              <w:jc w:val="left"/>
                              <w:rPr>
                                <w:noProof/>
                                <w:sz w:val="24"/>
                              </w:rPr>
                            </w:pPr>
                            <w:r>
                              <w:t xml:space="preserve">Table </w:t>
                            </w:r>
                            <w:fldSimple w:instr=" SEQ Table \* ARABIC ">
                              <w:r>
                                <w:rPr>
                                  <w:noProof/>
                                </w:rPr>
                                <w:t>3</w:t>
                              </w:r>
                            </w:fldSimple>
                            <w:r>
                              <w:t xml:space="preserve"> The average temperature of the ocean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33E35" id="Textové pole 54" o:spid="_x0000_s1050" type="#_x0000_t202" style="position:absolute;left:0;text-align:left;margin-left:0;margin-top:39.55pt;width:453pt;height:14.25pt;z-index:251849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" stroked="f">
                <v:textbox inset="0,0,0,0">
                  <w:txbxContent>
                    <w:p w14:paraId="753E7A3E" w14:textId="3E4C6F9B" w:rsidR="00DD6163" w:rsidRPr="00D972AE" w:rsidRDefault="00DD6163" w:rsidP="00EE5183">
                      <w:pPr>
                        <w:pStyle w:val="Zdroje"/>
                        <w:jc w:val="left"/>
                        <w:rPr>
                          <w:noProof/>
                          <w:sz w:val="24"/>
                        </w:rPr>
                      </w:pPr>
                      <w:r>
                        <w:t xml:space="preserve">Table </w:t>
                      </w:r>
                      <w:fldSimple w:instr=" SEQ Table \* ARABIC ">
                        <w:r>
                          <w:rPr>
                            <w:noProof/>
                          </w:rPr>
                          <w:t>3</w:t>
                        </w:r>
                      </w:fldSimple>
                      <w:r>
                        <w:t xml:space="preserve"> The average temperature of the ocean</w:t>
                      </w:r>
                    </w:p>
                  </w:txbxContent>
                </v:textbox>
                <w10:wrap type="square" anchorx="margin"/>
              </v:shape>
            </w:pict>
          </mc:Fallback>
        </mc:AlternateContent>
      </w:r>
      <w:r w:rsidR="00105CFA" w:rsidRPr="00C75E91">
        <w:rPr>
          <w:lang w:val="en-US"/>
        </w:rPr>
        <w:t>The island is surrounded by the Atlantic Ocean, average temperatures show the table below.</w:t>
      </w:r>
    </w:p>
    <w:p w14:paraId="5ACD690C" w14:textId="1BDF77A4" w:rsidR="00EE5183" w:rsidRPr="00C75E91" w:rsidRDefault="00EE5183">
      <w:pPr>
        <w:rPr>
          <w:sz w:val="18"/>
          <w:lang w:val="en-US"/>
        </w:rPr>
      </w:pPr>
      <w:r w:rsidRPr="00C75E91">
        <w:rPr>
          <w:noProof/>
          <w:sz w:val="18"/>
          <w:lang w:val="cs-CZ"/>
        </w:rPr>
        <mc:AlternateContent>
          <mc:Choice Requires="wps">
            <w:drawing>
              <wp:anchor distT="0" distB="0" distL="114300" distR="114300" simplePos="0" relativeHeight="251688960" behindDoc="0" locked="0" layoutInCell="1" hidden="0" allowOverlap="1" wp14:anchorId="492A6ED4" wp14:editId="2B5977E6">
                <wp:simplePos x="0" y="0"/>
                <wp:positionH relativeFrom="margin">
                  <wp:posOffset>3558540</wp:posOffset>
                </wp:positionH>
                <wp:positionV relativeFrom="paragraph">
                  <wp:posOffset>1035685</wp:posOffset>
                </wp:positionV>
                <wp:extent cx="2143125" cy="209550"/>
                <wp:effectExtent l="0" t="0" r="9525" b="0"/>
                <wp:wrapSquare wrapText="bothSides" distT="0" distB="0" distL="114300" distR="114300"/>
                <wp:docPr id="371" name="Obdélník 371"/>
                <wp:cNvGraphicFramePr/>
                <a:graphic xmlns:a="http://schemas.openxmlformats.org/drawingml/2006/main">
                  <a:graphicData uri="http://schemas.microsoft.com/office/word/2010/wordprocessingShape">
                    <wps:wsp>
                      <wps:cNvSpPr/>
                      <wps:spPr>
                        <a:xfrm>
                          <a:off x="0" y="0"/>
                          <a:ext cx="2143125" cy="209550"/>
                        </a:xfrm>
                        <a:prstGeom prst="rect">
                          <a:avLst/>
                        </a:prstGeom>
                        <a:solidFill>
                          <a:srgbClr val="FFFFFF"/>
                        </a:solidFill>
                        <a:ln>
                          <a:noFill/>
                        </a:ln>
                      </wps:spPr>
                      <wps:txbx>
                        <w:txbxContent>
                          <w:p w14:paraId="573259C3" w14:textId="2FDC4E8E" w:rsidR="00DD6163" w:rsidRPr="00EE5183" w:rsidRDefault="00DD6163" w:rsidP="00EE5183">
                            <w:pPr>
                              <w:pStyle w:val="Zdroje"/>
                            </w:pPr>
                            <w:r w:rsidRPr="00EE5183">
                              <w:t xml:space="preserve">Source </w:t>
                            </w:r>
                            <w:r w:rsidRPr="00EE5183">
                              <w:rPr>
                                <w:rFonts w:eastAsia="Open Sans"/>
                                <w:highlight w:val="white"/>
                              </w:rPr>
                              <w:t>World sea temperatur, c2019</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92A6ED4" id="Obdélník 371" o:spid="_x0000_s1051" style="position:absolute;left:0;text-align:left;margin-left:280.2pt;margin-top:81.55pt;width:168.75pt;height:1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" stroked="f">
                <v:textbox inset="0,0,0,0">
                  <w:txbxContent>
                    <w:p w14:paraId="573259C3" w14:textId="2FDC4E8E" w:rsidR="00DD6163" w:rsidRPr="00EE5183" w:rsidRDefault="00DD6163" w:rsidP="00EE5183">
                      <w:pPr>
                        <w:pStyle w:val="Zdroje"/>
                      </w:pPr>
                      <w:r w:rsidRPr="00EE5183">
                        <w:t xml:space="preserve">Source </w:t>
                      </w:r>
                      <w:r w:rsidRPr="00EE5183">
                        <w:rPr>
                          <w:rFonts w:eastAsia="Open Sans"/>
                          <w:highlight w:val="white"/>
                        </w:rPr>
                        <w:t>World sea temperatur, c2019</w:t>
                      </w:r>
                    </w:p>
                  </w:txbxContent>
                </v:textbox>
                <w10:wrap type="square" anchorx="margin"/>
              </v:rect>
            </w:pict>
          </mc:Fallback>
        </mc:AlternateContent>
      </w:r>
    </w:p>
    <w:p w14:paraId="00000144" w14:textId="2784E8D7" w:rsidR="00223A2A" w:rsidRPr="00C75E91" w:rsidRDefault="00105CFA" w:rsidP="009A3543">
      <w:pPr>
        <w:ind w:firstLine="0"/>
        <w:rPr>
          <w:lang w:val="en-US"/>
        </w:rPr>
      </w:pPr>
      <w:r w:rsidRPr="00C75E91">
        <w:rPr>
          <w:lang w:val="en-US"/>
        </w:rPr>
        <w:t>Madeira does not have any lakes or rivers but has many tiny lagoons with waterfalls around the whole island. The island is interlaced with levadas.</w:t>
      </w:r>
      <w:r w:rsidR="00F00B51">
        <w:rPr>
          <w:lang w:val="en-US"/>
        </w:rPr>
        <w:t xml:space="preserve"> </w:t>
      </w:r>
      <w:r w:rsidRPr="00C75E91">
        <w:rPr>
          <w:lang w:val="en-US"/>
        </w:rPr>
        <w:t>Levadas are channels of water that has been built in the past, mostly in the 15</w:t>
      </w:r>
      <w:r w:rsidR="008D2C90">
        <w:rPr>
          <w:vertAlign w:val="superscript"/>
          <w:lang w:val="en-US"/>
        </w:rPr>
        <w:t>th</w:t>
      </w:r>
      <w:r w:rsidRPr="00C75E91">
        <w:rPr>
          <w:lang w:val="en-US"/>
        </w:rPr>
        <w:t xml:space="preserve"> century. The reason for creating them was to have access to water in the south of the island. Northern part of the island is more humid, and this was to way to get water to fields with plantation of sugar. Nowadays, levadas are one of the most famous ways for exploring the island. The network of levadas is now 1,400km long and these routes are often followed by tourists, but also by locals. (Quintal, 2010)</w:t>
      </w:r>
    </w:p>
    <w:p w14:paraId="00000147" w14:textId="77777777" w:rsidR="00223A2A" w:rsidRPr="00C75E91" w:rsidRDefault="00105CFA">
      <w:pPr>
        <w:rPr>
          <w:lang w:val="en-US"/>
        </w:rPr>
      </w:pPr>
      <w:r w:rsidRPr="00C75E91">
        <w:rPr>
          <w:lang w:val="en-US"/>
        </w:rPr>
        <w:lastRenderedPageBreak/>
        <w:t>Madeira is a unique island with impressive biodiversity. It is no coincidence that Madeira is also known as the pearl of the Atlantic or as a botanical garden in the middle of the Ocean. You can find here Laurel Forest classified as a World Heritage by UNESCO where plants and animals cohabit in complete interdependence. On the island there are thousands of plants species and thanks to Madeira climate you can enjoy beautiful flowers throughout the year. About 16 % of plants are endemic, which means that these species exist only in Madeira and it is impossible to find them in any other place in the entire world. (Madeira A - Z, c2008-2017)</w:t>
      </w:r>
    </w:p>
    <w:p w14:paraId="00000148" w14:textId="38EA3981" w:rsidR="00223A2A" w:rsidRPr="00C75E91" w:rsidRDefault="00105CFA">
      <w:pPr>
        <w:rPr>
          <w:lang w:val="en-US"/>
        </w:rPr>
      </w:pPr>
      <w:r w:rsidRPr="00C75E91">
        <w:rPr>
          <w:lang w:val="en-US"/>
        </w:rPr>
        <w:t xml:space="preserve">Fauna on the island is also very rich. The island is famous for smaller species of animals such as birds, insects, </w:t>
      </w:r>
      <w:r w:rsidR="00BD53C7" w:rsidRPr="00C75E91">
        <w:rPr>
          <w:lang w:val="en-US"/>
        </w:rPr>
        <w:t>and reptiles</w:t>
      </w:r>
      <w:r w:rsidRPr="00C75E91">
        <w:rPr>
          <w:lang w:val="en-US"/>
        </w:rPr>
        <w:t xml:space="preserve">. Many tourists coming here for bird watching or for biology studies. There are about 700 species of insects, many of them are endemic as well. The ocean offers many species of fishes, dolphins and whales. (Madeira A - Z, c2008-2017) </w:t>
      </w:r>
    </w:p>
    <w:p w14:paraId="0000014B" w14:textId="666E4DA3" w:rsidR="00223A2A" w:rsidRDefault="00105CFA" w:rsidP="009A3543">
      <w:pPr>
        <w:spacing w:after="160" w:line="259" w:lineRule="auto"/>
        <w:ind w:firstLine="0"/>
        <w:jc w:val="left"/>
        <w:rPr>
          <w:lang w:val="en-US"/>
        </w:rPr>
      </w:pPr>
      <w:commentRangeStart w:id="22"/>
      <w:commentRangeStart w:id="23"/>
      <w:r w:rsidRPr="00C75E91">
        <w:rPr>
          <w:lang w:val="en-US"/>
        </w:rPr>
        <w:t>Nature attractivities</w:t>
      </w:r>
    </w:p>
    <w:p w14:paraId="451B4CA0" w14:textId="797707AC" w:rsidR="00E24FA4" w:rsidRPr="00E24FA4" w:rsidRDefault="00E24FA4" w:rsidP="00E24FA4">
      <w:pPr>
        <w:ind w:firstLine="0"/>
        <w:rPr>
          <w:lang w:val="en-US"/>
        </w:rPr>
      </w:pPr>
      <w:r>
        <w:rPr>
          <w:lang w:val="en-US"/>
        </w:rPr>
        <w:t xml:space="preserve">Vereda da Ponta de </w:t>
      </w:r>
      <w:r w:rsidRPr="00E24FA4">
        <w:rPr>
          <w:lang w:val="en-US"/>
        </w:rPr>
        <w:t>São Lourenço</w:t>
      </w:r>
      <w:commentRangeEnd w:id="22"/>
      <w:r w:rsidR="00CB37E4">
        <w:rPr>
          <w:rStyle w:val="Odkaznakoment"/>
        </w:rPr>
        <w:commentReference w:id="22"/>
      </w:r>
      <w:commentRangeEnd w:id="23"/>
      <w:r w:rsidR="00DD6163">
        <w:rPr>
          <w:rStyle w:val="Odkaznakoment"/>
        </w:rPr>
        <w:commentReference w:id="23"/>
      </w:r>
    </w:p>
    <w:p w14:paraId="0000014C" w14:textId="7D6B683C" w:rsidR="00223A2A" w:rsidRPr="00C75E91" w:rsidRDefault="00105CFA">
      <w:pPr>
        <w:rPr>
          <w:lang w:val="en-US"/>
        </w:rPr>
      </w:pPr>
      <w:r w:rsidRPr="00C75E91">
        <w:rPr>
          <w:lang w:val="en-US"/>
        </w:rPr>
        <w:t>The trail follows the eastern peninsula of Madeira island with completely unique landscape compared to the rest of the island. This part is without any trees, bushes and is classified as a partial natural reserve. At the end of the trail, there is a viewpoint and this point is considered as the most eastern point on Madeira at all. In the past, this land was longer but with time and increasing water level, the island was separated. (Madeira Islands Guide, 2019)</w:t>
      </w:r>
    </w:p>
    <w:p w14:paraId="0000014D" w14:textId="45A1EAE7" w:rsidR="00223A2A" w:rsidRPr="00C75E91" w:rsidRDefault="00E24FA4">
      <w:pPr>
        <w:jc w:val="center"/>
        <w:rPr>
          <w:highlight w:val="yellow"/>
          <w:lang w:val="en-US"/>
        </w:rPr>
      </w:pPr>
      <w:r w:rsidRPr="00C75E91">
        <w:rPr>
          <w:noProof/>
          <w:lang w:val="cs-CZ"/>
        </w:rPr>
        <w:drawing>
          <wp:anchor distT="0" distB="0" distL="114300" distR="114300" simplePos="0" relativeHeight="251689984" behindDoc="0" locked="0" layoutInCell="1" hidden="0" allowOverlap="1" wp14:anchorId="07198797" wp14:editId="25411B8F">
            <wp:simplePos x="0" y="0"/>
            <wp:positionH relativeFrom="page">
              <wp:posOffset>2712266</wp:posOffset>
            </wp:positionH>
            <wp:positionV relativeFrom="paragraph">
              <wp:posOffset>331470</wp:posOffset>
            </wp:positionV>
            <wp:extent cx="2557780" cy="1638300"/>
            <wp:effectExtent l="0" t="0" r="0" b="0"/>
            <wp:wrapSquare wrapText="bothSides"/>
            <wp:docPr id="404" name="image19.jpg" descr="Obsah obrázku voda, exteriér, skála, příroda&#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9.jpg" descr="Obsah obrázku voda, exteriér, skála, příroda&#10;&#10;Popis byl vytvořen automaticky"/>
                    <pic:cNvPicPr preferRelativeResize="0"/>
                  </pic:nvPicPr>
                  <pic:blipFill>
                    <a:blip r:embed="rId24"/>
                    <a:srcRect/>
                    <a:stretch>
                      <a:fillRect/>
                    </a:stretch>
                  </pic:blipFill>
                  <pic:spPr>
                    <a:xfrm>
                      <a:off x="0" y="0"/>
                      <a:ext cx="2557780" cy="1638300"/>
                    </a:xfrm>
                    <a:prstGeom prst="rect">
                      <a:avLst/>
                    </a:prstGeom>
                    <a:ln/>
                  </pic:spPr>
                </pic:pic>
              </a:graphicData>
            </a:graphic>
            <wp14:sizeRelH relativeFrom="margin">
              <wp14:pctWidth>0</wp14:pctWidth>
            </wp14:sizeRelH>
            <wp14:sizeRelV relativeFrom="margin">
              <wp14:pctHeight>0</wp14:pctHeight>
            </wp14:sizeRelV>
          </wp:anchor>
        </w:drawing>
      </w:r>
      <w:r w:rsidR="005D0C68" w:rsidRPr="00C75E91">
        <w:rPr>
          <w:noProof/>
          <w:lang w:val="cs-CZ"/>
        </w:rPr>
        <mc:AlternateContent>
          <mc:Choice Requires="wps">
            <w:drawing>
              <wp:anchor distT="0" distB="0" distL="114300" distR="114300" simplePos="0" relativeHeight="251851776" behindDoc="0" locked="0" layoutInCell="1" allowOverlap="1" wp14:anchorId="69C3CC46" wp14:editId="795D8C3C">
                <wp:simplePos x="0" y="0"/>
                <wp:positionH relativeFrom="column">
                  <wp:posOffset>120650</wp:posOffset>
                </wp:positionH>
                <wp:positionV relativeFrom="paragraph">
                  <wp:posOffset>9525</wp:posOffset>
                </wp:positionV>
                <wp:extent cx="3783330" cy="209550"/>
                <wp:effectExtent l="0" t="0" r="7620" b="0"/>
                <wp:wrapSquare wrapText="bothSides"/>
                <wp:docPr id="55" name="Textové pole 55"/>
                <wp:cNvGraphicFramePr/>
                <a:graphic xmlns:a="http://schemas.openxmlformats.org/drawingml/2006/main">
                  <a:graphicData uri="http://schemas.microsoft.com/office/word/2010/wordprocessingShape">
                    <wps:wsp>
                      <wps:cNvSpPr txBox="1"/>
                      <wps:spPr>
                        <a:xfrm>
                          <a:off x="0" y="0"/>
                          <a:ext cx="3783330" cy="209550"/>
                        </a:xfrm>
                        <a:prstGeom prst="rect">
                          <a:avLst/>
                        </a:prstGeom>
                        <a:solidFill>
                          <a:prstClr val="white"/>
                        </a:solidFill>
                        <a:ln>
                          <a:noFill/>
                        </a:ln>
                      </wps:spPr>
                      <wps:txbx>
                        <w:txbxContent>
                          <w:p w14:paraId="288B3F78" w14:textId="5DD6043C" w:rsidR="00DD6163" w:rsidRDefault="00DD6163" w:rsidP="005D0C68">
                            <w:pPr>
                              <w:pStyle w:val="Zdroje"/>
                              <w:jc w:val="left"/>
                            </w:pPr>
                            <w:r>
                              <w:t xml:space="preserve">Picture </w:t>
                            </w:r>
                            <w:fldSimple w:instr=" SEQ Picture \* ARABIC ">
                              <w:r>
                                <w:rPr>
                                  <w:noProof/>
                                </w:rPr>
                                <w:t>13</w:t>
                              </w:r>
                            </w:fldSimple>
                            <w:r>
                              <w:t xml:space="preserve"> </w:t>
                            </w:r>
                            <w:r w:rsidRPr="002A17F8">
                              <w:t>Vereda da Ponta de São Lourenço</w:t>
                            </w:r>
                          </w:p>
                          <w:p w14:paraId="33741372" w14:textId="268AB11B" w:rsidR="00DD6163" w:rsidRPr="00BD2687" w:rsidRDefault="00DD6163" w:rsidP="005D0C68">
                            <w:pPr>
                              <w:pStyle w:val="Zdroj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3CC46" id="Textové pole 55" o:spid="_x0000_s1052" type="#_x0000_t202" style="position:absolute;left:0;text-align:left;margin-left:9.5pt;margin-top:.75pt;width:297.9pt;height:16.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" stroked="f">
                <v:textbox inset="0,0,0,0">
                  <w:txbxContent>
                    <w:p w14:paraId="288B3F78" w14:textId="5DD6043C" w:rsidR="00DD6163" w:rsidRDefault="00DD6163" w:rsidP="005D0C68">
                      <w:pPr>
                        <w:pStyle w:val="Zdroje"/>
                        <w:jc w:val="left"/>
                      </w:pPr>
                      <w:r>
                        <w:t xml:space="preserve">Picture </w:t>
                      </w:r>
                      <w:fldSimple w:instr=" SEQ Picture \* ARABIC ">
                        <w:r>
                          <w:rPr>
                            <w:noProof/>
                          </w:rPr>
                          <w:t>13</w:t>
                        </w:r>
                      </w:fldSimple>
                      <w:r>
                        <w:t xml:space="preserve"> </w:t>
                      </w:r>
                      <w:r w:rsidRPr="002A17F8">
                        <w:t>Vereda da Ponta de São Lourenço</w:t>
                      </w:r>
                    </w:p>
                    <w:p w14:paraId="33741372" w14:textId="268AB11B" w:rsidR="00DD6163" w:rsidRPr="00BD2687" w:rsidRDefault="00DD6163" w:rsidP="005D0C68">
                      <w:pPr>
                        <w:pStyle w:val="Zdroje"/>
                        <w:rPr>
                          <w:noProof/>
                        </w:rPr>
                      </w:pPr>
                    </w:p>
                  </w:txbxContent>
                </v:textbox>
                <w10:wrap type="square"/>
              </v:shape>
            </w:pict>
          </mc:Fallback>
        </mc:AlternateContent>
      </w:r>
    </w:p>
    <w:p w14:paraId="0000014E" w14:textId="3E75BB5E" w:rsidR="00223A2A" w:rsidRPr="00C75E91" w:rsidRDefault="00223A2A">
      <w:pPr>
        <w:jc w:val="center"/>
        <w:rPr>
          <w:highlight w:val="yellow"/>
          <w:lang w:val="en-US"/>
        </w:rPr>
      </w:pPr>
    </w:p>
    <w:p w14:paraId="0000014F" w14:textId="77777777" w:rsidR="00223A2A" w:rsidRPr="00C75E91" w:rsidRDefault="00223A2A">
      <w:pPr>
        <w:jc w:val="center"/>
        <w:rPr>
          <w:highlight w:val="yellow"/>
          <w:lang w:val="en-US"/>
        </w:rPr>
      </w:pPr>
    </w:p>
    <w:p w14:paraId="00000150" w14:textId="77777777" w:rsidR="00223A2A" w:rsidRPr="00C75E91" w:rsidRDefault="00223A2A">
      <w:pPr>
        <w:jc w:val="center"/>
        <w:rPr>
          <w:highlight w:val="yellow"/>
          <w:lang w:val="en-US"/>
        </w:rPr>
      </w:pPr>
    </w:p>
    <w:p w14:paraId="00000152" w14:textId="4D2AFAD7" w:rsidR="00223A2A" w:rsidRDefault="00223A2A">
      <w:pPr>
        <w:jc w:val="center"/>
        <w:rPr>
          <w:highlight w:val="yellow"/>
          <w:lang w:val="en-US"/>
        </w:rPr>
      </w:pPr>
    </w:p>
    <w:p w14:paraId="04E5DE8E" w14:textId="77777777" w:rsidR="00CB37E4" w:rsidRDefault="00CB37E4">
      <w:pPr>
        <w:jc w:val="center"/>
        <w:rPr>
          <w:highlight w:val="yellow"/>
          <w:lang w:val="en-US"/>
        </w:rPr>
      </w:pPr>
    </w:p>
    <w:p w14:paraId="2BA5A37B" w14:textId="1745E519" w:rsidR="00E24FA4" w:rsidRPr="00C75E91" w:rsidRDefault="00CB37E4">
      <w:pPr>
        <w:jc w:val="center"/>
        <w:rPr>
          <w:highlight w:val="yellow"/>
          <w:lang w:val="en-US"/>
        </w:rPr>
      </w:pPr>
      <w:r w:rsidRPr="00C75E91">
        <w:rPr>
          <w:noProof/>
          <w:lang w:val="cs-CZ"/>
        </w:rPr>
        <mc:AlternateContent>
          <mc:Choice Requires="wps">
            <w:drawing>
              <wp:anchor distT="0" distB="0" distL="114300" distR="114300" simplePos="0" relativeHeight="251691008" behindDoc="0" locked="0" layoutInCell="1" hidden="0" allowOverlap="1" wp14:anchorId="0C3B9D10" wp14:editId="77E98FED">
                <wp:simplePos x="0" y="0"/>
                <wp:positionH relativeFrom="column">
                  <wp:posOffset>1025525</wp:posOffset>
                </wp:positionH>
                <wp:positionV relativeFrom="paragraph">
                  <wp:posOffset>9525</wp:posOffset>
                </wp:positionV>
                <wp:extent cx="3716655" cy="161925"/>
                <wp:effectExtent l="0" t="0" r="0" b="9525"/>
                <wp:wrapSquare wrapText="bothSides" distT="0" distB="0" distL="114300" distR="114300"/>
                <wp:docPr id="372" name="Obdélník 372"/>
                <wp:cNvGraphicFramePr/>
                <a:graphic xmlns:a="http://schemas.openxmlformats.org/drawingml/2006/main">
                  <a:graphicData uri="http://schemas.microsoft.com/office/word/2010/wordprocessingShape">
                    <wps:wsp>
                      <wps:cNvSpPr/>
                      <wps:spPr>
                        <a:xfrm>
                          <a:off x="0" y="0"/>
                          <a:ext cx="3716655" cy="161925"/>
                        </a:xfrm>
                        <a:prstGeom prst="rect">
                          <a:avLst/>
                        </a:prstGeom>
                        <a:solidFill>
                          <a:srgbClr val="FFFFFF"/>
                        </a:solidFill>
                        <a:ln>
                          <a:noFill/>
                        </a:ln>
                      </wps:spPr>
                      <wps:txbx>
                        <w:txbxContent>
                          <w:p w14:paraId="6F9410D4" w14:textId="2DFEAF51" w:rsidR="00DD6163" w:rsidRPr="00AC0115" w:rsidRDefault="00DD6163" w:rsidP="005D0C68">
                            <w:pPr>
                              <w:pStyle w:val="Zdroje"/>
                            </w:pPr>
                            <w:r w:rsidRPr="00AC0115">
                              <w:t>Source visitmadeira.pt, 2020</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C3B9D10" id="Obdélník 372" o:spid="_x0000_s1053" style="position:absolute;left:0;text-align:left;margin-left:80.75pt;margin-top:.75pt;width:292.65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" stroked="f">
                <v:textbox inset="0,0,0,0">
                  <w:txbxContent>
                    <w:p w14:paraId="6F9410D4" w14:textId="2DFEAF51" w:rsidR="00DD6163" w:rsidRPr="00AC0115" w:rsidRDefault="00DD6163" w:rsidP="005D0C68">
                      <w:pPr>
                        <w:pStyle w:val="Zdroje"/>
                      </w:pPr>
                      <w:r w:rsidRPr="00AC0115">
                        <w:t>Source visitmadeira.pt, 2020</w:t>
                      </w:r>
                    </w:p>
                  </w:txbxContent>
                </v:textbox>
                <w10:wrap type="square"/>
              </v:rect>
            </w:pict>
          </mc:Fallback>
        </mc:AlternateContent>
      </w:r>
    </w:p>
    <w:p w14:paraId="5DB5D4F5" w14:textId="10EE0BC3" w:rsidR="00CB37E4" w:rsidRDefault="00CB37E4">
      <w:pPr>
        <w:rPr>
          <w:lang w:val="en-US"/>
        </w:rPr>
      </w:pPr>
      <w:r>
        <w:rPr>
          <w:lang w:val="en-US"/>
        </w:rPr>
        <w:br w:type="page"/>
      </w:r>
    </w:p>
    <w:p w14:paraId="00000157" w14:textId="29968B15" w:rsidR="00223A2A" w:rsidRPr="00C75E91" w:rsidRDefault="00105CFA" w:rsidP="00CB37E4">
      <w:pPr>
        <w:rPr>
          <w:lang w:val="en-US"/>
        </w:rPr>
      </w:pPr>
      <w:r w:rsidRPr="00C75E91">
        <w:rPr>
          <w:lang w:val="en-US"/>
        </w:rPr>
        <w:lastRenderedPageBreak/>
        <w:t>Pico Ruivo</w:t>
      </w:r>
    </w:p>
    <w:p w14:paraId="00000158" w14:textId="360DD5A6" w:rsidR="00223A2A" w:rsidRPr="00C75E91" w:rsidRDefault="00105CFA">
      <w:pPr>
        <w:rPr>
          <w:lang w:val="en-US"/>
        </w:rPr>
      </w:pPr>
      <w:r w:rsidRPr="00C75E91">
        <w:rPr>
          <w:lang w:val="en-US"/>
        </w:rPr>
        <w:t>The highest peak of Madeira Pico Ruivo (1861 m) offers a stunning view after a not very easy hike. Together with Pico Areero this is one of the most recommend hikes on Madeira island. The hike is about 10 km long, exhausting but definitely worthy. (Madeira Regional Tourism Board, 2018)</w:t>
      </w:r>
    </w:p>
    <w:p w14:paraId="0728A03E" w14:textId="47163A8E" w:rsidR="00B2652C" w:rsidRDefault="00DD1CDA">
      <w:pPr>
        <w:rPr>
          <w:lang w:val="en-US"/>
        </w:rPr>
      </w:pPr>
      <w:r w:rsidRPr="00C75E91">
        <w:rPr>
          <w:noProof/>
          <w:lang w:val="cs-CZ"/>
        </w:rPr>
        <w:drawing>
          <wp:anchor distT="0" distB="0" distL="114300" distR="114300" simplePos="0" relativeHeight="251854848" behindDoc="0" locked="0" layoutInCell="1" allowOverlap="1" wp14:anchorId="2127F6F3" wp14:editId="3AD1452F">
            <wp:simplePos x="0" y="0"/>
            <wp:positionH relativeFrom="page">
              <wp:align>center</wp:align>
            </wp:positionH>
            <wp:positionV relativeFrom="paragraph">
              <wp:posOffset>186055</wp:posOffset>
            </wp:positionV>
            <wp:extent cx="2752725" cy="1550670"/>
            <wp:effectExtent l="0" t="0" r="9525" b="0"/>
            <wp:wrapSquare wrapText="bothSides"/>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eaksofmadeira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2725" cy="1550670"/>
                    </a:xfrm>
                    <a:prstGeom prst="rect">
                      <a:avLst/>
                    </a:prstGeom>
                  </pic:spPr>
                </pic:pic>
              </a:graphicData>
            </a:graphic>
            <wp14:sizeRelH relativeFrom="margin">
              <wp14:pctWidth>0</wp14:pctWidth>
            </wp14:sizeRelH>
            <wp14:sizeRelV relativeFrom="margin">
              <wp14:pctHeight>0</wp14:pctHeight>
            </wp14:sizeRelV>
          </wp:anchor>
        </w:drawing>
      </w:r>
      <w:r w:rsidR="00B2652C" w:rsidRPr="00C75E91">
        <w:rPr>
          <w:noProof/>
          <w:lang w:val="cs-CZ"/>
        </w:rPr>
        <mc:AlternateContent>
          <mc:Choice Requires="wps">
            <w:drawing>
              <wp:anchor distT="0" distB="0" distL="114300" distR="114300" simplePos="0" relativeHeight="251853824" behindDoc="0" locked="0" layoutInCell="1" allowOverlap="1" wp14:anchorId="79693606" wp14:editId="569A5182">
                <wp:simplePos x="0" y="0"/>
                <wp:positionH relativeFrom="margin">
                  <wp:posOffset>-95250</wp:posOffset>
                </wp:positionH>
                <wp:positionV relativeFrom="paragraph">
                  <wp:posOffset>2540</wp:posOffset>
                </wp:positionV>
                <wp:extent cx="4019550" cy="200025"/>
                <wp:effectExtent l="0" t="0" r="0" b="0"/>
                <wp:wrapSquare wrapText="bothSides"/>
                <wp:docPr id="56" name="Textové pole 56"/>
                <wp:cNvGraphicFramePr/>
                <a:graphic xmlns:a="http://schemas.openxmlformats.org/drawingml/2006/main">
                  <a:graphicData uri="http://schemas.microsoft.com/office/word/2010/wordprocessingShape">
                    <wps:wsp>
                      <wps:cNvSpPr txBox="1"/>
                      <wps:spPr>
                        <a:xfrm>
                          <a:off x="0" y="0"/>
                          <a:ext cx="4019550" cy="200025"/>
                        </a:xfrm>
                        <a:prstGeom prst="rect">
                          <a:avLst/>
                        </a:prstGeom>
                        <a:solidFill>
                          <a:prstClr val="white"/>
                        </a:solidFill>
                        <a:ln>
                          <a:noFill/>
                        </a:ln>
                      </wps:spPr>
                      <wps:txbx>
                        <w:txbxContent>
                          <w:p w14:paraId="1E4ABC95" w14:textId="425BFBC1" w:rsidR="00DD6163" w:rsidRDefault="00DD6163" w:rsidP="005D0C68">
                            <w:pPr>
                              <w:pStyle w:val="Zdroje"/>
                              <w:jc w:val="left"/>
                            </w:pPr>
                            <w:r>
                              <w:t xml:space="preserve">Picture </w:t>
                            </w:r>
                            <w:fldSimple w:instr=" SEQ Picture \* ARABIC ">
                              <w:r>
                                <w:rPr>
                                  <w:noProof/>
                                </w:rPr>
                                <w:t>14</w:t>
                              </w:r>
                            </w:fldSimple>
                            <w:r w:rsidRPr="005D0C68">
                              <w:t xml:space="preserve"> </w:t>
                            </w:r>
                            <w:r>
                              <w:t>Pico Ruivo</w:t>
                            </w:r>
                          </w:p>
                          <w:p w14:paraId="44257C9D" w14:textId="72A425CA" w:rsidR="00DD6163" w:rsidRPr="00A86B96" w:rsidRDefault="00DD6163" w:rsidP="005D0C68">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93606" id="Textové pole 56" o:spid="_x0000_s1054" type="#_x0000_t202" style="position:absolute;left:0;text-align:left;margin-left:-7.5pt;margin-top:.2pt;width:316.5pt;height:15.7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" stroked="f">
                <v:textbox inset="0,0,0,0">
                  <w:txbxContent>
                    <w:p w14:paraId="1E4ABC95" w14:textId="425BFBC1" w:rsidR="00DD6163" w:rsidRDefault="00DD6163" w:rsidP="005D0C68">
                      <w:pPr>
                        <w:pStyle w:val="Zdroje"/>
                        <w:jc w:val="left"/>
                      </w:pPr>
                      <w:r>
                        <w:t xml:space="preserve">Picture </w:t>
                      </w:r>
                      <w:fldSimple w:instr=" SEQ Picture \* ARABIC ">
                        <w:r>
                          <w:rPr>
                            <w:noProof/>
                          </w:rPr>
                          <w:t>14</w:t>
                        </w:r>
                      </w:fldSimple>
                      <w:r w:rsidRPr="005D0C68">
                        <w:t xml:space="preserve"> </w:t>
                      </w:r>
                      <w:r>
                        <w:t>Pico Ruivo</w:t>
                      </w:r>
                    </w:p>
                    <w:p w14:paraId="44257C9D" w14:textId="72A425CA" w:rsidR="00DD6163" w:rsidRPr="00A86B96" w:rsidRDefault="00DD6163" w:rsidP="005D0C68">
                      <w:pPr>
                        <w:pStyle w:val="Titulek"/>
                        <w:rPr>
                          <w:noProof/>
                          <w:sz w:val="24"/>
                          <w:szCs w:val="24"/>
                        </w:rPr>
                      </w:pPr>
                    </w:p>
                  </w:txbxContent>
                </v:textbox>
                <w10:wrap type="square" anchorx="margin"/>
              </v:shape>
            </w:pict>
          </mc:Fallback>
        </mc:AlternateContent>
      </w:r>
    </w:p>
    <w:p w14:paraId="3581181E" w14:textId="19FE2D22" w:rsidR="00B2652C" w:rsidRDefault="00B2652C">
      <w:pPr>
        <w:rPr>
          <w:lang w:val="en-US"/>
        </w:rPr>
      </w:pPr>
    </w:p>
    <w:p w14:paraId="3B524313" w14:textId="4E3E50BA" w:rsidR="00B2652C" w:rsidRDefault="00B2652C">
      <w:pPr>
        <w:rPr>
          <w:lang w:val="en-US"/>
        </w:rPr>
      </w:pPr>
    </w:p>
    <w:p w14:paraId="7232BC96" w14:textId="60D99FD3" w:rsidR="00B2652C" w:rsidRDefault="00B2652C">
      <w:pPr>
        <w:rPr>
          <w:lang w:val="en-US"/>
        </w:rPr>
      </w:pPr>
    </w:p>
    <w:p w14:paraId="2254DC30" w14:textId="4A3946E6" w:rsidR="00B2652C" w:rsidRDefault="00B2652C">
      <w:pPr>
        <w:rPr>
          <w:lang w:val="en-US"/>
        </w:rPr>
      </w:pPr>
    </w:p>
    <w:p w14:paraId="536553D6" w14:textId="43E75305" w:rsidR="00B2652C" w:rsidRDefault="00DD1CDA">
      <w:pPr>
        <w:rPr>
          <w:lang w:val="en-US"/>
        </w:rPr>
      </w:pPr>
      <w:r w:rsidRPr="00C75E91">
        <w:rPr>
          <w:noProof/>
          <w:lang w:val="cs-CZ"/>
        </w:rPr>
        <mc:AlternateContent>
          <mc:Choice Requires="wps">
            <w:drawing>
              <wp:anchor distT="0" distB="0" distL="114300" distR="114300" simplePos="0" relativeHeight="251693056" behindDoc="0" locked="0" layoutInCell="1" hidden="0" allowOverlap="1" wp14:anchorId="7F00533C" wp14:editId="4EF3EDF4">
                <wp:simplePos x="0" y="0"/>
                <wp:positionH relativeFrom="margin">
                  <wp:posOffset>730250</wp:posOffset>
                </wp:positionH>
                <wp:positionV relativeFrom="paragraph">
                  <wp:posOffset>119380</wp:posOffset>
                </wp:positionV>
                <wp:extent cx="4048125" cy="209550"/>
                <wp:effectExtent l="0" t="0" r="9525" b="0"/>
                <wp:wrapSquare wrapText="bothSides" distT="0" distB="0" distL="114300" distR="114300"/>
                <wp:docPr id="387" name="Obdélník 387"/>
                <wp:cNvGraphicFramePr/>
                <a:graphic xmlns:a="http://schemas.openxmlformats.org/drawingml/2006/main">
                  <a:graphicData uri="http://schemas.microsoft.com/office/word/2010/wordprocessingShape">
                    <wps:wsp>
                      <wps:cNvSpPr/>
                      <wps:spPr>
                        <a:xfrm>
                          <a:off x="0" y="0"/>
                          <a:ext cx="4048125" cy="209550"/>
                        </a:xfrm>
                        <a:prstGeom prst="rect">
                          <a:avLst/>
                        </a:prstGeom>
                        <a:solidFill>
                          <a:srgbClr val="FFFFFF"/>
                        </a:solidFill>
                        <a:ln>
                          <a:noFill/>
                        </a:ln>
                      </wps:spPr>
                      <wps:txbx>
                        <w:txbxContent>
                          <w:p w14:paraId="5C035453" w14:textId="77777777" w:rsidR="00DD6163" w:rsidRPr="00AC0115" w:rsidRDefault="00DD6163" w:rsidP="00AC0115">
                            <w:pPr>
                              <w:pStyle w:val="Zdroje"/>
                            </w:pPr>
                            <w:r w:rsidRPr="00AC0115">
                              <w:t>Source visitmadeira.pt, 2020</w:t>
                            </w:r>
                          </w:p>
                          <w:p w14:paraId="20E2D935" w14:textId="77777777" w:rsidR="00DD6163" w:rsidRDefault="00DD6163">
                            <w:pPr>
                              <w:spacing w:after="200" w:line="240" w:lineRule="auto"/>
                              <w:textDirection w:val="btLr"/>
                            </w:pP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7F00533C" id="Obdélník 387" o:spid="_x0000_s1055" style="position:absolute;left:0;text-align:left;margin-left:57.5pt;margin-top:9.4pt;width:318.75pt;height:16.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" stroked="f">
                <v:textbox inset="0,0,0,0">
                  <w:txbxContent>
                    <w:p w14:paraId="5C035453" w14:textId="77777777" w:rsidR="00DD6163" w:rsidRPr="00AC0115" w:rsidRDefault="00DD6163" w:rsidP="00AC0115">
                      <w:pPr>
                        <w:pStyle w:val="Zdroje"/>
                      </w:pPr>
                      <w:r w:rsidRPr="00AC0115">
                        <w:t>Source visitmadeira.pt, 2020</w:t>
                      </w:r>
                    </w:p>
                    <w:p w14:paraId="20E2D935" w14:textId="77777777" w:rsidR="00DD6163" w:rsidRDefault="00DD6163">
                      <w:pPr>
                        <w:spacing w:after="200" w:line="240" w:lineRule="auto"/>
                        <w:textDirection w:val="btLr"/>
                      </w:pPr>
                    </w:p>
                  </w:txbxContent>
                </v:textbox>
                <w10:wrap type="square" anchorx="margin"/>
              </v:rect>
            </w:pict>
          </mc:Fallback>
        </mc:AlternateContent>
      </w:r>
    </w:p>
    <w:p w14:paraId="00000163" w14:textId="77777777" w:rsidR="00223A2A" w:rsidRPr="00C75E91" w:rsidRDefault="00105CFA" w:rsidP="009A3543">
      <w:pPr>
        <w:rPr>
          <w:lang w:val="en-US"/>
        </w:rPr>
      </w:pPr>
      <w:r w:rsidRPr="00C75E91">
        <w:rPr>
          <w:lang w:val="en-US"/>
        </w:rPr>
        <w:t>Levada das 25 Fontes</w:t>
      </w:r>
    </w:p>
    <w:p w14:paraId="00000164" w14:textId="65E54C0B" w:rsidR="00223A2A" w:rsidRPr="00C75E91" w:rsidRDefault="005D0C68">
      <w:pPr>
        <w:rPr>
          <w:lang w:val="en-US"/>
        </w:rPr>
      </w:pPr>
      <w:r w:rsidRPr="00C75E91">
        <w:rPr>
          <w:noProof/>
          <w:lang w:val="cs-CZ"/>
        </w:rPr>
        <mc:AlternateContent>
          <mc:Choice Requires="wps">
            <w:drawing>
              <wp:anchor distT="0" distB="0" distL="114300" distR="114300" simplePos="0" relativeHeight="251856896" behindDoc="0" locked="0" layoutInCell="1" allowOverlap="1" wp14:anchorId="6A5ED5B8" wp14:editId="3346054F">
                <wp:simplePos x="0" y="0"/>
                <wp:positionH relativeFrom="column">
                  <wp:posOffset>254000</wp:posOffset>
                </wp:positionH>
                <wp:positionV relativeFrom="paragraph">
                  <wp:posOffset>1323340</wp:posOffset>
                </wp:positionV>
                <wp:extent cx="3286125" cy="133350"/>
                <wp:effectExtent l="0" t="0" r="9525" b="0"/>
                <wp:wrapSquare wrapText="bothSides"/>
                <wp:docPr id="58" name="Textové pole 58"/>
                <wp:cNvGraphicFramePr/>
                <a:graphic xmlns:a="http://schemas.openxmlformats.org/drawingml/2006/main">
                  <a:graphicData uri="http://schemas.microsoft.com/office/word/2010/wordprocessingShape">
                    <wps:wsp>
                      <wps:cNvSpPr txBox="1"/>
                      <wps:spPr>
                        <a:xfrm>
                          <a:off x="0" y="0"/>
                          <a:ext cx="3286125" cy="133350"/>
                        </a:xfrm>
                        <a:prstGeom prst="rect">
                          <a:avLst/>
                        </a:prstGeom>
                        <a:solidFill>
                          <a:prstClr val="white"/>
                        </a:solidFill>
                        <a:ln>
                          <a:noFill/>
                        </a:ln>
                      </wps:spPr>
                      <wps:txbx>
                        <w:txbxContent>
                          <w:p w14:paraId="521C34B4" w14:textId="19F40B23" w:rsidR="00DD6163" w:rsidRDefault="00DD6163" w:rsidP="005D0C68">
                            <w:pPr>
                              <w:pStyle w:val="Zdroje"/>
                              <w:jc w:val="left"/>
                            </w:pPr>
                            <w:r>
                              <w:t xml:space="preserve">Picture </w:t>
                            </w:r>
                            <w:fldSimple w:instr=" SEQ Picture \* ARABIC ">
                              <w:r>
                                <w:rPr>
                                  <w:noProof/>
                                </w:rPr>
                                <w:t>15</w:t>
                              </w:r>
                            </w:fldSimple>
                            <w:r>
                              <w:t xml:space="preserve"> </w:t>
                            </w:r>
                            <w:r w:rsidRPr="002A17F8">
                              <w:t>Levada das 25 Fontes</w:t>
                            </w:r>
                          </w:p>
                          <w:p w14:paraId="7DBA8B58" w14:textId="32646FA7" w:rsidR="00DD6163" w:rsidRPr="00491427" w:rsidRDefault="00DD6163" w:rsidP="005D0C68">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ED5B8" id="Textové pole 58" o:spid="_x0000_s1056" type="#_x0000_t202" style="position:absolute;left:0;text-align:left;margin-left:20pt;margin-top:104.2pt;width:258.75pt;height:1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" stroked="f">
                <v:textbox inset="0,0,0,0">
                  <w:txbxContent>
                    <w:p w14:paraId="521C34B4" w14:textId="19F40B23" w:rsidR="00DD6163" w:rsidRDefault="00DD6163" w:rsidP="005D0C68">
                      <w:pPr>
                        <w:pStyle w:val="Zdroje"/>
                        <w:jc w:val="left"/>
                      </w:pPr>
                      <w:r>
                        <w:t xml:space="preserve">Picture </w:t>
                      </w:r>
                      <w:fldSimple w:instr=" SEQ Picture \* ARABIC ">
                        <w:r>
                          <w:rPr>
                            <w:noProof/>
                          </w:rPr>
                          <w:t>15</w:t>
                        </w:r>
                      </w:fldSimple>
                      <w:r>
                        <w:t xml:space="preserve"> </w:t>
                      </w:r>
                      <w:r w:rsidRPr="002A17F8">
                        <w:t>Levada das 25 Fontes</w:t>
                      </w:r>
                    </w:p>
                    <w:p w14:paraId="7DBA8B58" w14:textId="32646FA7" w:rsidR="00DD6163" w:rsidRPr="00491427" w:rsidRDefault="00DD6163" w:rsidP="005D0C68">
                      <w:pPr>
                        <w:pStyle w:val="Titulek"/>
                        <w:rPr>
                          <w:noProof/>
                          <w:sz w:val="24"/>
                          <w:szCs w:val="24"/>
                        </w:rPr>
                      </w:pPr>
                    </w:p>
                  </w:txbxContent>
                </v:textbox>
                <w10:wrap type="square"/>
              </v:shape>
            </w:pict>
          </mc:Fallback>
        </mc:AlternateContent>
      </w:r>
      <w:r w:rsidR="00105CFA" w:rsidRPr="00C75E91">
        <w:rPr>
          <w:lang w:val="en-US"/>
        </w:rPr>
        <w:t>Another amazing spot on the island and one of the most sought-after walks for tourists. This walk leads through a narrow path surrounded by trees which form natural tunnels. At the end of the trail, there is a huge waterfall with lagoon. Only one big disadvantage of this trail is that it is number one in all walking guides and it is very often crowded with tourists.</w:t>
      </w:r>
    </w:p>
    <w:p w14:paraId="00000165" w14:textId="1682F6B9" w:rsidR="00223A2A" w:rsidRPr="00C75E91" w:rsidRDefault="00105CFA">
      <w:pPr>
        <w:jc w:val="center"/>
        <w:rPr>
          <w:highlight w:val="yellow"/>
          <w:lang w:val="en-US"/>
        </w:rPr>
      </w:pPr>
      <w:r w:rsidRPr="00C75E91">
        <w:rPr>
          <w:noProof/>
          <w:lang w:val="cs-CZ"/>
        </w:rPr>
        <w:drawing>
          <wp:anchor distT="0" distB="0" distL="114300" distR="114300" simplePos="0" relativeHeight="251694080" behindDoc="0" locked="0" layoutInCell="1" hidden="0" allowOverlap="1" wp14:anchorId="5815912C" wp14:editId="6F1D1EBD">
            <wp:simplePos x="0" y="0"/>
            <wp:positionH relativeFrom="column">
              <wp:posOffset>1056639</wp:posOffset>
            </wp:positionH>
            <wp:positionV relativeFrom="paragraph">
              <wp:posOffset>110490</wp:posOffset>
            </wp:positionV>
            <wp:extent cx="3286125" cy="2190750"/>
            <wp:effectExtent l="0" t="0" r="0" b="0"/>
            <wp:wrapSquare wrapText="bothSides" distT="0" distB="0" distL="114300" distR="114300"/>
            <wp:docPr id="410" name="image21.jpg" descr="Obsah obrázku strom, exteriér, žirafa, tráva&#10;&#10;Popis byl vytvořen automaticky"/>
            <wp:cNvGraphicFramePr/>
            <a:graphic xmlns:a="http://schemas.openxmlformats.org/drawingml/2006/main">
              <a:graphicData uri="http://schemas.openxmlformats.org/drawingml/2006/picture">
                <pic:pic xmlns:pic="http://schemas.openxmlformats.org/drawingml/2006/picture">
                  <pic:nvPicPr>
                    <pic:cNvPr id="0" name="image21.jpg" descr="Obsah obrázku strom, exteriér, žirafa, tráva&#10;&#10;Popis byl vytvořen automaticky"/>
                    <pic:cNvPicPr preferRelativeResize="0"/>
                  </pic:nvPicPr>
                  <pic:blipFill>
                    <a:blip r:embed="rId26"/>
                    <a:srcRect/>
                    <a:stretch>
                      <a:fillRect/>
                    </a:stretch>
                  </pic:blipFill>
                  <pic:spPr>
                    <a:xfrm>
                      <a:off x="0" y="0"/>
                      <a:ext cx="3286125" cy="2190750"/>
                    </a:xfrm>
                    <a:prstGeom prst="rect">
                      <a:avLst/>
                    </a:prstGeom>
                    <a:ln/>
                  </pic:spPr>
                </pic:pic>
              </a:graphicData>
            </a:graphic>
          </wp:anchor>
        </w:drawing>
      </w:r>
    </w:p>
    <w:p w14:paraId="00000166" w14:textId="77777777" w:rsidR="00223A2A" w:rsidRPr="00C75E91" w:rsidRDefault="00223A2A">
      <w:pPr>
        <w:jc w:val="center"/>
        <w:rPr>
          <w:highlight w:val="yellow"/>
          <w:lang w:val="en-US"/>
        </w:rPr>
      </w:pPr>
    </w:p>
    <w:p w14:paraId="00000167" w14:textId="38BB7385" w:rsidR="00223A2A" w:rsidRPr="00C75E91" w:rsidRDefault="00223A2A">
      <w:pPr>
        <w:rPr>
          <w:lang w:val="en-US"/>
        </w:rPr>
      </w:pPr>
    </w:p>
    <w:p w14:paraId="0A4B7DB3" w14:textId="4DCB0734" w:rsidR="005D0C68" w:rsidRDefault="005D0C68">
      <w:pPr>
        <w:rPr>
          <w:lang w:val="en-US"/>
        </w:rPr>
      </w:pPr>
    </w:p>
    <w:p w14:paraId="00E02FF5" w14:textId="77777777" w:rsidR="00E24FA4" w:rsidRPr="00C75E91" w:rsidRDefault="00E24FA4">
      <w:pPr>
        <w:rPr>
          <w:lang w:val="en-US"/>
        </w:rPr>
      </w:pPr>
    </w:p>
    <w:p w14:paraId="6C9A1AC1" w14:textId="6F014822" w:rsidR="005D0C68" w:rsidRPr="00C75E91" w:rsidRDefault="005D0C68">
      <w:pPr>
        <w:rPr>
          <w:lang w:val="en-US"/>
        </w:rPr>
      </w:pPr>
    </w:p>
    <w:p w14:paraId="39B2E8ED" w14:textId="7D22F623" w:rsidR="005D0C68" w:rsidRDefault="005D0C68">
      <w:pPr>
        <w:rPr>
          <w:lang w:val="en-US"/>
        </w:rPr>
      </w:pPr>
    </w:p>
    <w:p w14:paraId="41499919" w14:textId="48239BDB" w:rsidR="002A17F8" w:rsidRPr="00C75E91" w:rsidRDefault="002A17F8">
      <w:pPr>
        <w:rPr>
          <w:lang w:val="en-US"/>
        </w:rPr>
      </w:pPr>
      <w:r w:rsidRPr="00C75E91">
        <w:rPr>
          <w:noProof/>
          <w:lang w:val="cs-CZ"/>
        </w:rPr>
        <mc:AlternateContent>
          <mc:Choice Requires="wps">
            <w:drawing>
              <wp:anchor distT="0" distB="0" distL="114300" distR="114300" simplePos="0" relativeHeight="251858944" behindDoc="0" locked="0" layoutInCell="1" allowOverlap="1" wp14:anchorId="6CF60DED" wp14:editId="549E2898">
                <wp:simplePos x="0" y="0"/>
                <wp:positionH relativeFrom="column">
                  <wp:posOffset>1368425</wp:posOffset>
                </wp:positionH>
                <wp:positionV relativeFrom="paragraph">
                  <wp:posOffset>21590</wp:posOffset>
                </wp:positionV>
                <wp:extent cx="3286125" cy="180975"/>
                <wp:effectExtent l="0" t="0" r="9525" b="9525"/>
                <wp:wrapSquare wrapText="bothSides"/>
                <wp:docPr id="59" name="Textové pole 59"/>
                <wp:cNvGraphicFramePr/>
                <a:graphic xmlns:a="http://schemas.openxmlformats.org/drawingml/2006/main">
                  <a:graphicData uri="http://schemas.microsoft.com/office/word/2010/wordprocessingShape">
                    <wps:wsp>
                      <wps:cNvSpPr txBox="1"/>
                      <wps:spPr>
                        <a:xfrm>
                          <a:off x="0" y="0"/>
                          <a:ext cx="3286125" cy="180975"/>
                        </a:xfrm>
                        <a:prstGeom prst="rect">
                          <a:avLst/>
                        </a:prstGeom>
                        <a:solidFill>
                          <a:prstClr val="white"/>
                        </a:solidFill>
                        <a:ln>
                          <a:noFill/>
                        </a:ln>
                      </wps:spPr>
                      <wps:txbx>
                        <w:txbxContent>
                          <w:p w14:paraId="183A6883" w14:textId="77777777" w:rsidR="00DD6163" w:rsidRPr="00AC0115" w:rsidRDefault="00DD6163" w:rsidP="00AC0115">
                            <w:pPr>
                              <w:pStyle w:val="Zdroje"/>
                            </w:pPr>
                            <w:r w:rsidRPr="00AC0115">
                              <w:t>Source visitmadeira.pt, 2020</w:t>
                            </w:r>
                          </w:p>
                          <w:p w14:paraId="49D5C38C" w14:textId="06C6EB38" w:rsidR="00DD6163" w:rsidRPr="009813B0" w:rsidRDefault="00DD6163" w:rsidP="005D0C68">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60DED" id="Textové pole 59" o:spid="_x0000_s1057" type="#_x0000_t202" style="position:absolute;left:0;text-align:left;margin-left:107.75pt;margin-top:1.7pt;width:258.75pt;height:14.2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" stroked="f">
                <v:textbox inset="0,0,0,0">
                  <w:txbxContent>
                    <w:p w14:paraId="183A6883" w14:textId="77777777" w:rsidR="00DD6163" w:rsidRPr="00AC0115" w:rsidRDefault="00DD6163" w:rsidP="00AC0115">
                      <w:pPr>
                        <w:pStyle w:val="Zdroje"/>
                      </w:pPr>
                      <w:r w:rsidRPr="00AC0115">
                        <w:t>Source visitmadeira.pt, 2020</w:t>
                      </w:r>
                    </w:p>
                    <w:p w14:paraId="49D5C38C" w14:textId="06C6EB38" w:rsidR="00DD6163" w:rsidRPr="009813B0" w:rsidRDefault="00DD6163" w:rsidP="005D0C68">
                      <w:pPr>
                        <w:pStyle w:val="Zdroje"/>
                        <w:rPr>
                          <w:noProof/>
                          <w:sz w:val="24"/>
                        </w:rPr>
                      </w:pPr>
                    </w:p>
                  </w:txbxContent>
                </v:textbox>
                <w10:wrap type="square"/>
              </v:shape>
            </w:pict>
          </mc:Fallback>
        </mc:AlternateContent>
      </w:r>
    </w:p>
    <w:p w14:paraId="5273E92C" w14:textId="33DD5A4E" w:rsidR="002A17F8" w:rsidRDefault="002A17F8">
      <w:pPr>
        <w:rPr>
          <w:lang w:val="en-US"/>
        </w:rPr>
      </w:pPr>
      <w:r>
        <w:rPr>
          <w:lang w:val="en-US"/>
        </w:rPr>
        <w:br w:type="page"/>
      </w:r>
    </w:p>
    <w:p w14:paraId="0000016C" w14:textId="24D63107" w:rsidR="00223A2A" w:rsidRPr="00C75E91" w:rsidRDefault="00105CFA" w:rsidP="00E24FA4">
      <w:pPr>
        <w:ind w:firstLine="0"/>
        <w:rPr>
          <w:lang w:val="en-US"/>
        </w:rPr>
      </w:pPr>
      <w:r w:rsidRPr="00C75E91">
        <w:rPr>
          <w:lang w:val="en-US"/>
        </w:rPr>
        <w:lastRenderedPageBreak/>
        <w:t>Vereda do Fanal</w:t>
      </w:r>
    </w:p>
    <w:p w14:paraId="0000016D" w14:textId="0D701AD6" w:rsidR="00223A2A" w:rsidRPr="00C75E91" w:rsidRDefault="00105CFA">
      <w:pPr>
        <w:rPr>
          <w:lang w:val="en-US"/>
        </w:rPr>
      </w:pPr>
      <w:r w:rsidRPr="00C75E91">
        <w:rPr>
          <w:lang w:val="en-US"/>
        </w:rPr>
        <w:t>This trail is part of the Laurel forest and is about 10 km long. Big advantage of this trail is that is not well known by tourists, so it is great for travelers who do not like crowded places. This place is located very high, it is very usual that it is foggy, that just helps to justify the atmosphere about a mystical forest. In the forest, there are trees that are more than 100 years old covered with moss.</w:t>
      </w:r>
    </w:p>
    <w:p w14:paraId="0000016E" w14:textId="6F902E29" w:rsidR="00223A2A" w:rsidRPr="00C75E91" w:rsidRDefault="00127315">
      <w:pPr>
        <w:rPr>
          <w:lang w:val="en-US"/>
        </w:rPr>
      </w:pPr>
      <w:r w:rsidRPr="00C75E91">
        <w:rPr>
          <w:noProof/>
          <w:lang w:val="cs-CZ"/>
        </w:rPr>
        <w:drawing>
          <wp:anchor distT="0" distB="0" distL="114300" distR="114300" simplePos="0" relativeHeight="251695104" behindDoc="0" locked="0" layoutInCell="1" hidden="0" allowOverlap="1" wp14:anchorId="32C30D37" wp14:editId="3E577C86">
            <wp:simplePos x="0" y="0"/>
            <wp:positionH relativeFrom="margin">
              <wp:posOffset>1089751</wp:posOffset>
            </wp:positionH>
            <wp:positionV relativeFrom="paragraph">
              <wp:posOffset>291555</wp:posOffset>
            </wp:positionV>
            <wp:extent cx="3149600" cy="1668780"/>
            <wp:effectExtent l="0" t="0" r="0" b="7620"/>
            <wp:wrapSquare wrapText="bothSides" distT="0" distB="0" distL="114300" distR="114300"/>
            <wp:docPr id="388" name="image2.jpg" descr="Obsah obrázku strom, žirafa, rostlina, exteriér&#10;&#10;Popis byl vytvořen automaticky"/>
            <wp:cNvGraphicFramePr/>
            <a:graphic xmlns:a="http://schemas.openxmlformats.org/drawingml/2006/main">
              <a:graphicData uri="http://schemas.openxmlformats.org/drawingml/2006/picture">
                <pic:pic xmlns:pic="http://schemas.openxmlformats.org/drawingml/2006/picture">
                  <pic:nvPicPr>
                    <pic:cNvPr id="0" name="image2.jpg" descr="Obsah obrázku strom, žirafa, rostlina, exteriér&#10;&#10;Popis byl vytvořen automaticky"/>
                    <pic:cNvPicPr preferRelativeResize="0"/>
                  </pic:nvPicPr>
                  <pic:blipFill>
                    <a:blip r:embed="rId27"/>
                    <a:srcRect/>
                    <a:stretch>
                      <a:fillRect/>
                    </a:stretch>
                  </pic:blipFill>
                  <pic:spPr>
                    <a:xfrm>
                      <a:off x="0" y="0"/>
                      <a:ext cx="3149600" cy="1668780"/>
                    </a:xfrm>
                    <a:prstGeom prst="rect">
                      <a:avLst/>
                    </a:prstGeom>
                    <a:ln/>
                  </pic:spPr>
                </pic:pic>
              </a:graphicData>
            </a:graphic>
            <wp14:sizeRelH relativeFrom="margin">
              <wp14:pctWidth>0</wp14:pctWidth>
            </wp14:sizeRelH>
            <wp14:sizeRelV relativeFrom="margin">
              <wp14:pctHeight>0</wp14:pctHeight>
            </wp14:sizeRelV>
          </wp:anchor>
        </w:drawing>
      </w:r>
      <w:r w:rsidR="005D0C68" w:rsidRPr="00C75E91">
        <w:rPr>
          <w:noProof/>
          <w:lang w:val="cs-CZ"/>
        </w:rPr>
        <mc:AlternateContent>
          <mc:Choice Requires="wps">
            <w:drawing>
              <wp:anchor distT="0" distB="0" distL="114300" distR="114300" simplePos="0" relativeHeight="251860992" behindDoc="0" locked="0" layoutInCell="1" allowOverlap="1" wp14:anchorId="33E29978" wp14:editId="2946C5E3">
                <wp:simplePos x="0" y="0"/>
                <wp:positionH relativeFrom="margin">
                  <wp:align>left</wp:align>
                </wp:positionH>
                <wp:positionV relativeFrom="paragraph">
                  <wp:posOffset>8255</wp:posOffset>
                </wp:positionV>
                <wp:extent cx="4438650" cy="161925"/>
                <wp:effectExtent l="0" t="0" r="0" b="9525"/>
                <wp:wrapSquare wrapText="bothSides"/>
                <wp:docPr id="60" name="Textové pole 60"/>
                <wp:cNvGraphicFramePr/>
                <a:graphic xmlns:a="http://schemas.openxmlformats.org/drawingml/2006/main">
                  <a:graphicData uri="http://schemas.microsoft.com/office/word/2010/wordprocessingShape">
                    <wps:wsp>
                      <wps:cNvSpPr txBox="1"/>
                      <wps:spPr>
                        <a:xfrm>
                          <a:off x="0" y="0"/>
                          <a:ext cx="4438650" cy="161925"/>
                        </a:xfrm>
                        <a:prstGeom prst="rect">
                          <a:avLst/>
                        </a:prstGeom>
                        <a:solidFill>
                          <a:prstClr val="white"/>
                        </a:solidFill>
                        <a:ln>
                          <a:noFill/>
                        </a:ln>
                      </wps:spPr>
                      <wps:txbx>
                        <w:txbxContent>
                          <w:p w14:paraId="2044E9C0" w14:textId="03B03529" w:rsidR="00DD6163" w:rsidRDefault="00DD6163" w:rsidP="005D0C68">
                            <w:pPr>
                              <w:pStyle w:val="Zdroje"/>
                              <w:jc w:val="left"/>
                            </w:pPr>
                            <w:r>
                              <w:t xml:space="preserve">Picture </w:t>
                            </w:r>
                            <w:fldSimple w:instr=" SEQ Picture \* ARABIC ">
                              <w:r>
                                <w:rPr>
                                  <w:noProof/>
                                </w:rPr>
                                <w:t>16</w:t>
                              </w:r>
                            </w:fldSimple>
                            <w:r w:rsidRPr="005D0C68">
                              <w:t xml:space="preserve"> </w:t>
                            </w:r>
                            <w:r>
                              <w:t>Vereda do Fanal</w:t>
                            </w:r>
                          </w:p>
                          <w:p w14:paraId="74ACDFD3" w14:textId="537DE848" w:rsidR="00DD6163" w:rsidRPr="00A1149D" w:rsidRDefault="00DD6163" w:rsidP="005D0C68">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29978" id="Textové pole 60" o:spid="_x0000_s1058" type="#_x0000_t202" style="position:absolute;left:0;text-align:left;margin-left:0;margin-top:.65pt;width:349.5pt;height:12.75pt;z-index:251860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" stroked="f">
                <v:textbox inset="0,0,0,0">
                  <w:txbxContent>
                    <w:p w14:paraId="2044E9C0" w14:textId="03B03529" w:rsidR="00DD6163" w:rsidRDefault="00DD6163" w:rsidP="005D0C68">
                      <w:pPr>
                        <w:pStyle w:val="Zdroje"/>
                        <w:jc w:val="left"/>
                      </w:pPr>
                      <w:r>
                        <w:t xml:space="preserve">Picture </w:t>
                      </w:r>
                      <w:fldSimple w:instr=" SEQ Picture \* ARABIC ">
                        <w:r>
                          <w:rPr>
                            <w:noProof/>
                          </w:rPr>
                          <w:t>16</w:t>
                        </w:r>
                      </w:fldSimple>
                      <w:r w:rsidRPr="005D0C68">
                        <w:t xml:space="preserve"> </w:t>
                      </w:r>
                      <w:r>
                        <w:t>Vereda do Fanal</w:t>
                      </w:r>
                    </w:p>
                    <w:p w14:paraId="74ACDFD3" w14:textId="537DE848" w:rsidR="00DD6163" w:rsidRPr="00A1149D" w:rsidRDefault="00DD6163" w:rsidP="005D0C68">
                      <w:pPr>
                        <w:pStyle w:val="Titulek"/>
                        <w:rPr>
                          <w:noProof/>
                          <w:sz w:val="24"/>
                          <w:szCs w:val="24"/>
                        </w:rPr>
                      </w:pPr>
                    </w:p>
                  </w:txbxContent>
                </v:textbox>
                <w10:wrap type="square" anchorx="margin"/>
              </v:shape>
            </w:pict>
          </mc:Fallback>
        </mc:AlternateContent>
      </w:r>
    </w:p>
    <w:p w14:paraId="00000170" w14:textId="77777777" w:rsidR="00223A2A" w:rsidRPr="00C75E91" w:rsidRDefault="00223A2A">
      <w:pPr>
        <w:rPr>
          <w:lang w:val="en-US"/>
        </w:rPr>
      </w:pPr>
    </w:p>
    <w:p w14:paraId="00000171" w14:textId="77777777" w:rsidR="00223A2A" w:rsidRPr="00C75E91" w:rsidRDefault="00223A2A">
      <w:pPr>
        <w:rPr>
          <w:lang w:val="en-US"/>
        </w:rPr>
      </w:pPr>
    </w:p>
    <w:p w14:paraId="00000174" w14:textId="3D50F799" w:rsidR="00223A2A" w:rsidRDefault="00223A2A">
      <w:pPr>
        <w:rPr>
          <w:lang w:val="en-US"/>
        </w:rPr>
      </w:pPr>
    </w:p>
    <w:p w14:paraId="2A63118E" w14:textId="35A536AC" w:rsidR="00E24FA4" w:rsidRDefault="00E24FA4">
      <w:pPr>
        <w:rPr>
          <w:lang w:val="en-US"/>
        </w:rPr>
      </w:pPr>
    </w:p>
    <w:p w14:paraId="1E2F4645" w14:textId="693CDD2E" w:rsidR="00E24FA4" w:rsidRDefault="00E24FA4">
      <w:pPr>
        <w:rPr>
          <w:lang w:val="en-US"/>
        </w:rPr>
      </w:pPr>
    </w:p>
    <w:p w14:paraId="5E642B53" w14:textId="5EFE2CB6" w:rsidR="00E24FA4" w:rsidRDefault="00AC0115">
      <w:pPr>
        <w:rPr>
          <w:lang w:val="en-US"/>
        </w:rPr>
      </w:pPr>
      <w:r w:rsidRPr="00C75E91">
        <w:rPr>
          <w:noProof/>
          <w:lang w:val="cs-CZ"/>
        </w:rPr>
        <mc:AlternateContent>
          <mc:Choice Requires="wps">
            <w:drawing>
              <wp:anchor distT="0" distB="0" distL="114300" distR="114300" simplePos="0" relativeHeight="251863040" behindDoc="0" locked="0" layoutInCell="1" allowOverlap="1" wp14:anchorId="65FB8C76" wp14:editId="7A910224">
                <wp:simplePos x="0" y="0"/>
                <wp:positionH relativeFrom="column">
                  <wp:posOffset>3068320</wp:posOffset>
                </wp:positionH>
                <wp:positionV relativeFrom="paragraph">
                  <wp:posOffset>8890</wp:posOffset>
                </wp:positionV>
                <wp:extent cx="1724025" cy="171450"/>
                <wp:effectExtent l="0" t="0" r="9525" b="0"/>
                <wp:wrapSquare wrapText="bothSides"/>
                <wp:docPr id="61" name="Textové pole 61"/>
                <wp:cNvGraphicFramePr/>
                <a:graphic xmlns:a="http://schemas.openxmlformats.org/drawingml/2006/main">
                  <a:graphicData uri="http://schemas.microsoft.com/office/word/2010/wordprocessingShape">
                    <wps:wsp>
                      <wps:cNvSpPr txBox="1"/>
                      <wps:spPr>
                        <a:xfrm>
                          <a:off x="0" y="0"/>
                          <a:ext cx="1724025" cy="171450"/>
                        </a:xfrm>
                        <a:prstGeom prst="rect">
                          <a:avLst/>
                        </a:prstGeom>
                        <a:solidFill>
                          <a:prstClr val="white"/>
                        </a:solidFill>
                        <a:ln>
                          <a:noFill/>
                        </a:ln>
                      </wps:spPr>
                      <wps:txbx>
                        <w:txbxContent>
                          <w:p w14:paraId="5D1CCBCE" w14:textId="77777777" w:rsidR="00DD6163" w:rsidRPr="00AC0115" w:rsidRDefault="00DD6163" w:rsidP="00AC0115">
                            <w:pPr>
                              <w:pStyle w:val="Zdroje"/>
                            </w:pPr>
                            <w:r w:rsidRPr="00AC0115">
                              <w:t>Source visitmadeira.pt, 2020</w:t>
                            </w:r>
                          </w:p>
                          <w:p w14:paraId="68A792E6" w14:textId="1063BB80" w:rsidR="00DD6163" w:rsidRPr="002E3F56" w:rsidRDefault="00DD6163" w:rsidP="005D0C68">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8C76" id="Textové pole 61" o:spid="_x0000_s1059" type="#_x0000_t202" style="position:absolute;left:0;text-align:left;margin-left:241.6pt;margin-top:.7pt;width:135.75pt;height:1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" stroked="f">
                <v:textbox inset="0,0,0,0">
                  <w:txbxContent>
                    <w:p w14:paraId="5D1CCBCE" w14:textId="77777777" w:rsidR="00DD6163" w:rsidRPr="00AC0115" w:rsidRDefault="00DD6163" w:rsidP="00AC0115">
                      <w:pPr>
                        <w:pStyle w:val="Zdroje"/>
                      </w:pPr>
                      <w:r w:rsidRPr="00AC0115">
                        <w:t>Source visitmadeira.pt, 2020</w:t>
                      </w:r>
                    </w:p>
                    <w:p w14:paraId="68A792E6" w14:textId="1063BB80" w:rsidR="00DD6163" w:rsidRPr="002E3F56" w:rsidRDefault="00DD6163" w:rsidP="005D0C68">
                      <w:pPr>
                        <w:pStyle w:val="Zdroje"/>
                        <w:rPr>
                          <w:noProof/>
                          <w:sz w:val="24"/>
                        </w:rPr>
                      </w:pPr>
                    </w:p>
                  </w:txbxContent>
                </v:textbox>
                <w10:wrap type="square"/>
              </v:shape>
            </w:pict>
          </mc:Fallback>
        </mc:AlternateContent>
      </w:r>
    </w:p>
    <w:p w14:paraId="00000176" w14:textId="77777777" w:rsidR="00223A2A" w:rsidRPr="00C75E91" w:rsidRDefault="00105CFA" w:rsidP="009A3543">
      <w:pPr>
        <w:rPr>
          <w:lang w:val="en-US"/>
        </w:rPr>
      </w:pPr>
      <w:r w:rsidRPr="00C75E91">
        <w:rPr>
          <w:lang w:val="en-US"/>
        </w:rPr>
        <w:t>Porto Moniz</w:t>
      </w:r>
    </w:p>
    <w:p w14:paraId="00000177" w14:textId="0447EBF6" w:rsidR="00223A2A" w:rsidRPr="00C75E91" w:rsidRDefault="005D0C68">
      <w:pPr>
        <w:rPr>
          <w:lang w:val="en-US"/>
        </w:rPr>
      </w:pPr>
      <w:r w:rsidRPr="00C75E91">
        <w:rPr>
          <w:noProof/>
          <w:lang w:val="cs-CZ"/>
        </w:rPr>
        <mc:AlternateContent>
          <mc:Choice Requires="wps">
            <w:drawing>
              <wp:anchor distT="0" distB="0" distL="114300" distR="114300" simplePos="0" relativeHeight="251865088" behindDoc="0" locked="0" layoutInCell="1" allowOverlap="1" wp14:anchorId="7380FFA5" wp14:editId="23878BFE">
                <wp:simplePos x="0" y="0"/>
                <wp:positionH relativeFrom="margin">
                  <wp:align>left</wp:align>
                </wp:positionH>
                <wp:positionV relativeFrom="paragraph">
                  <wp:posOffset>824230</wp:posOffset>
                </wp:positionV>
                <wp:extent cx="4451350" cy="180975"/>
                <wp:effectExtent l="0" t="0" r="6350" b="9525"/>
                <wp:wrapSquare wrapText="bothSides"/>
                <wp:docPr id="62" name="Textové pole 62"/>
                <wp:cNvGraphicFramePr/>
                <a:graphic xmlns:a="http://schemas.openxmlformats.org/drawingml/2006/main">
                  <a:graphicData uri="http://schemas.microsoft.com/office/word/2010/wordprocessingShape">
                    <wps:wsp>
                      <wps:cNvSpPr txBox="1"/>
                      <wps:spPr>
                        <a:xfrm>
                          <a:off x="0" y="0"/>
                          <a:ext cx="4451350" cy="180975"/>
                        </a:xfrm>
                        <a:prstGeom prst="rect">
                          <a:avLst/>
                        </a:prstGeom>
                        <a:solidFill>
                          <a:prstClr val="white"/>
                        </a:solidFill>
                        <a:ln>
                          <a:noFill/>
                        </a:ln>
                      </wps:spPr>
                      <wps:txbx>
                        <w:txbxContent>
                          <w:p w14:paraId="5B720DF4" w14:textId="0F1715E9" w:rsidR="00DD6163" w:rsidRDefault="00DD6163" w:rsidP="005D0C68">
                            <w:pPr>
                              <w:pStyle w:val="Zdroje"/>
                              <w:jc w:val="left"/>
                            </w:pPr>
                            <w:r>
                              <w:t xml:space="preserve">Picture </w:t>
                            </w:r>
                            <w:fldSimple w:instr=" SEQ Picture \* ARABIC ">
                              <w:r>
                                <w:rPr>
                                  <w:noProof/>
                                </w:rPr>
                                <w:t>17</w:t>
                              </w:r>
                            </w:fldSimple>
                            <w:r w:rsidRPr="005D0C68">
                              <w:t xml:space="preserve"> </w:t>
                            </w:r>
                            <w:r>
                              <w:t>Porto Moniz</w:t>
                            </w:r>
                          </w:p>
                          <w:p w14:paraId="48F4FFE9" w14:textId="267E6EEC" w:rsidR="00DD6163" w:rsidRPr="009422A2" w:rsidRDefault="00DD6163" w:rsidP="005D0C68">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FFA5" id="Textové pole 62" o:spid="_x0000_s1060" type="#_x0000_t202" style="position:absolute;left:0;text-align:left;margin-left:0;margin-top:64.9pt;width:350.5pt;height:14.25pt;z-index:251865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" stroked="f">
                <v:textbox inset="0,0,0,0">
                  <w:txbxContent>
                    <w:p w14:paraId="5B720DF4" w14:textId="0F1715E9" w:rsidR="00DD6163" w:rsidRDefault="00DD6163" w:rsidP="005D0C68">
                      <w:pPr>
                        <w:pStyle w:val="Zdroje"/>
                        <w:jc w:val="left"/>
                      </w:pPr>
                      <w:r>
                        <w:t xml:space="preserve">Picture </w:t>
                      </w:r>
                      <w:fldSimple w:instr=" SEQ Picture \* ARABIC ">
                        <w:r>
                          <w:rPr>
                            <w:noProof/>
                          </w:rPr>
                          <w:t>17</w:t>
                        </w:r>
                      </w:fldSimple>
                      <w:r w:rsidRPr="005D0C68">
                        <w:t xml:space="preserve"> </w:t>
                      </w:r>
                      <w:r>
                        <w:t>Porto Moniz</w:t>
                      </w:r>
                    </w:p>
                    <w:p w14:paraId="48F4FFE9" w14:textId="267E6EEC" w:rsidR="00DD6163" w:rsidRPr="009422A2" w:rsidRDefault="00DD6163" w:rsidP="005D0C68">
                      <w:pPr>
                        <w:pStyle w:val="Titulek"/>
                        <w:rPr>
                          <w:noProof/>
                          <w:sz w:val="24"/>
                          <w:szCs w:val="24"/>
                        </w:rPr>
                      </w:pPr>
                    </w:p>
                  </w:txbxContent>
                </v:textbox>
                <w10:wrap type="square" anchorx="margin"/>
              </v:shape>
            </w:pict>
          </mc:Fallback>
        </mc:AlternateContent>
      </w:r>
      <w:r w:rsidR="00105CFA" w:rsidRPr="00C75E91">
        <w:rPr>
          <w:lang w:val="en-US"/>
        </w:rPr>
        <w:t>Porto Moniz is a small city located in the north of the island. It is known mostly because of huge natural swimming pools. Pools were created by cooling lava and offers amazing experience for tourists.</w:t>
      </w:r>
    </w:p>
    <w:p w14:paraId="00000178" w14:textId="5633FD41" w:rsidR="00223A2A" w:rsidRPr="00C75E91" w:rsidRDefault="00E67B50">
      <w:pPr>
        <w:rPr>
          <w:lang w:val="en-US"/>
        </w:rPr>
      </w:pPr>
      <w:r w:rsidRPr="00C75E91">
        <w:rPr>
          <w:noProof/>
          <w:lang w:val="cs-CZ"/>
        </w:rPr>
        <w:drawing>
          <wp:anchor distT="0" distB="0" distL="114300" distR="114300" simplePos="0" relativeHeight="251696128" behindDoc="0" locked="0" layoutInCell="1" hidden="0" allowOverlap="1" wp14:anchorId="2184F306" wp14:editId="35F5BF1D">
            <wp:simplePos x="0" y="0"/>
            <wp:positionH relativeFrom="column">
              <wp:posOffset>589915</wp:posOffset>
            </wp:positionH>
            <wp:positionV relativeFrom="paragraph">
              <wp:posOffset>159385</wp:posOffset>
            </wp:positionV>
            <wp:extent cx="4451350" cy="2161540"/>
            <wp:effectExtent l="0" t="0" r="0" b="0"/>
            <wp:wrapSquare wrapText="bothSides" distT="0" distB="0" distL="114300" distR="114300"/>
            <wp:docPr id="393" name="image10.jpg" descr="Obsah obrázku voda, obloha, příroda, exteriér&#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0.jpg" descr="Obsah obrázku voda, obloha, příroda, exteriér&#10;&#10;Popis byl vytvořen automaticky"/>
                    <pic:cNvPicPr preferRelativeResize="0"/>
                  </pic:nvPicPr>
                  <pic:blipFill>
                    <a:blip r:embed="rId28"/>
                    <a:srcRect/>
                    <a:stretch>
                      <a:fillRect/>
                    </a:stretch>
                  </pic:blipFill>
                  <pic:spPr>
                    <a:xfrm>
                      <a:off x="0" y="0"/>
                      <a:ext cx="4451350" cy="2161540"/>
                    </a:xfrm>
                    <a:prstGeom prst="rect">
                      <a:avLst/>
                    </a:prstGeom>
                    <a:ln/>
                  </pic:spPr>
                </pic:pic>
              </a:graphicData>
            </a:graphic>
          </wp:anchor>
        </w:drawing>
      </w:r>
    </w:p>
    <w:p w14:paraId="00000179" w14:textId="77777777" w:rsidR="00223A2A" w:rsidRPr="00C75E91" w:rsidRDefault="00223A2A">
      <w:pPr>
        <w:rPr>
          <w:lang w:val="en-US"/>
        </w:rPr>
      </w:pPr>
    </w:p>
    <w:p w14:paraId="0000017A" w14:textId="77777777" w:rsidR="00223A2A" w:rsidRPr="00C75E91" w:rsidRDefault="00223A2A">
      <w:pPr>
        <w:rPr>
          <w:lang w:val="en-US"/>
        </w:rPr>
      </w:pPr>
    </w:p>
    <w:p w14:paraId="0000017C" w14:textId="77777777" w:rsidR="00223A2A" w:rsidRPr="00C75E91" w:rsidRDefault="00223A2A">
      <w:pPr>
        <w:rPr>
          <w:lang w:val="en-US"/>
        </w:rPr>
      </w:pPr>
    </w:p>
    <w:p w14:paraId="0000017D" w14:textId="77777777" w:rsidR="00223A2A" w:rsidRPr="00C75E91" w:rsidRDefault="00223A2A">
      <w:pPr>
        <w:rPr>
          <w:lang w:val="en-US"/>
        </w:rPr>
      </w:pPr>
    </w:p>
    <w:p w14:paraId="0000017E" w14:textId="5AC165F4" w:rsidR="00223A2A" w:rsidRPr="00C75E91" w:rsidRDefault="00223A2A">
      <w:pPr>
        <w:rPr>
          <w:lang w:val="en-US"/>
        </w:rPr>
      </w:pPr>
    </w:p>
    <w:p w14:paraId="59CF7CB1" w14:textId="37DEBFC6" w:rsidR="005D0C68" w:rsidRPr="00C75E91" w:rsidRDefault="00E67B50">
      <w:pPr>
        <w:rPr>
          <w:lang w:val="en-US"/>
        </w:rPr>
      </w:pPr>
      <w:r w:rsidRPr="00C75E91">
        <w:rPr>
          <w:noProof/>
          <w:lang w:val="cs-CZ"/>
        </w:rPr>
        <mc:AlternateContent>
          <mc:Choice Requires="wps">
            <w:drawing>
              <wp:anchor distT="0" distB="0" distL="114300" distR="114300" simplePos="0" relativeHeight="251867136" behindDoc="0" locked="0" layoutInCell="1" allowOverlap="1" wp14:anchorId="4427A3EA" wp14:editId="6272C55E">
                <wp:simplePos x="0" y="0"/>
                <wp:positionH relativeFrom="column">
                  <wp:posOffset>3454400</wp:posOffset>
                </wp:positionH>
                <wp:positionV relativeFrom="paragraph">
                  <wp:posOffset>159385</wp:posOffset>
                </wp:positionV>
                <wp:extent cx="1727200" cy="171450"/>
                <wp:effectExtent l="0" t="0" r="6350" b="0"/>
                <wp:wrapSquare wrapText="bothSides"/>
                <wp:docPr id="63" name="Textové pole 63"/>
                <wp:cNvGraphicFramePr/>
                <a:graphic xmlns:a="http://schemas.openxmlformats.org/drawingml/2006/main">
                  <a:graphicData uri="http://schemas.microsoft.com/office/word/2010/wordprocessingShape">
                    <wps:wsp>
                      <wps:cNvSpPr txBox="1"/>
                      <wps:spPr>
                        <a:xfrm>
                          <a:off x="0" y="0"/>
                          <a:ext cx="1727200" cy="171450"/>
                        </a:xfrm>
                        <a:prstGeom prst="rect">
                          <a:avLst/>
                        </a:prstGeom>
                        <a:solidFill>
                          <a:prstClr val="white"/>
                        </a:solidFill>
                        <a:ln>
                          <a:noFill/>
                        </a:ln>
                      </wps:spPr>
                      <wps:txbx>
                        <w:txbxContent>
                          <w:p w14:paraId="027BBD5B" w14:textId="77777777" w:rsidR="00DD6163" w:rsidRPr="00AC0115" w:rsidRDefault="00DD6163" w:rsidP="00AC0115">
                            <w:pPr>
                              <w:pStyle w:val="Zdroje"/>
                            </w:pPr>
                            <w:r w:rsidRPr="00AC0115">
                              <w:t>Source visitmadeira.pt, 2020</w:t>
                            </w:r>
                          </w:p>
                          <w:p w14:paraId="2512E3F7" w14:textId="58063DBF" w:rsidR="00DD6163" w:rsidRPr="001247B7" w:rsidRDefault="00DD6163" w:rsidP="005D0C68">
                            <w:pPr>
                              <w:pStyle w:val="Zdroje"/>
                              <w:rPr>
                                <w:noProof/>
                                <w:sz w:val="24"/>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A3EA" id="Textové pole 63" o:spid="_x0000_s1061" type="#_x0000_t202" style="position:absolute;left:0;text-align:left;margin-left:272pt;margin-top:12.55pt;width:136pt;height:1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" stroked="f">
                <v:textbox inset="0,0,0,0">
                  <w:txbxContent>
                    <w:p w14:paraId="027BBD5B" w14:textId="77777777" w:rsidR="00DD6163" w:rsidRPr="00AC0115" w:rsidRDefault="00DD6163" w:rsidP="00AC0115">
                      <w:pPr>
                        <w:pStyle w:val="Zdroje"/>
                      </w:pPr>
                      <w:r w:rsidRPr="00AC0115">
                        <w:t>Source visitmadeira.pt, 2020</w:t>
                      </w:r>
                    </w:p>
                    <w:p w14:paraId="2512E3F7" w14:textId="58063DBF" w:rsidR="00DD6163" w:rsidRPr="001247B7" w:rsidRDefault="00DD6163" w:rsidP="005D0C68">
                      <w:pPr>
                        <w:pStyle w:val="Zdroje"/>
                        <w:rPr>
                          <w:noProof/>
                          <w:sz w:val="24"/>
                        </w:rPr>
                      </w:pPr>
                      <w:r>
                        <w:t xml:space="preserve"> </w:t>
                      </w:r>
                    </w:p>
                  </w:txbxContent>
                </v:textbox>
                <w10:wrap type="square"/>
              </v:shape>
            </w:pict>
          </mc:Fallback>
        </mc:AlternateContent>
      </w:r>
    </w:p>
    <w:p w14:paraId="00000180" w14:textId="78550E7A" w:rsidR="005D0C68" w:rsidRPr="00C75E91" w:rsidRDefault="00105CFA">
      <w:pPr>
        <w:rPr>
          <w:lang w:val="en-US"/>
        </w:rPr>
      </w:pPr>
      <w:r w:rsidRPr="00C75E91">
        <w:rPr>
          <w:lang w:val="en-US"/>
        </w:rPr>
        <w:t xml:space="preserve">Madeira offers much more natural attractivities, more than 60 </w:t>
      </w:r>
      <w:r w:rsidR="00DD1CDA">
        <w:rPr>
          <w:lang w:val="en-US"/>
        </w:rPr>
        <w:t>l</w:t>
      </w:r>
      <w:r w:rsidRPr="00C75E91">
        <w:rPr>
          <w:lang w:val="en-US"/>
        </w:rPr>
        <w:t>evada walks, amazing beaches and many hidden nooks.</w:t>
      </w:r>
    </w:p>
    <w:p w14:paraId="3D1E324F" w14:textId="77777777" w:rsidR="005D0C68" w:rsidRPr="00C75E91" w:rsidRDefault="005D0C68">
      <w:pPr>
        <w:rPr>
          <w:lang w:val="en-US"/>
        </w:rPr>
      </w:pPr>
      <w:r w:rsidRPr="00C75E91">
        <w:rPr>
          <w:lang w:val="en-US"/>
        </w:rPr>
        <w:br w:type="page"/>
      </w:r>
    </w:p>
    <w:p w14:paraId="00000181" w14:textId="77777777" w:rsidR="00223A2A" w:rsidRPr="00C75E91" w:rsidRDefault="00105CFA" w:rsidP="00E24FA4">
      <w:pPr>
        <w:ind w:firstLine="0"/>
        <w:rPr>
          <w:lang w:val="en-US"/>
        </w:rPr>
      </w:pPr>
      <w:r w:rsidRPr="00C75E91">
        <w:rPr>
          <w:lang w:val="en-US"/>
        </w:rPr>
        <w:lastRenderedPageBreak/>
        <w:t>Culture assumptions</w:t>
      </w:r>
    </w:p>
    <w:p w14:paraId="00000182" w14:textId="77777777" w:rsidR="00223A2A" w:rsidRPr="00C75E91" w:rsidRDefault="00105CFA" w:rsidP="00E24FA4">
      <w:pPr>
        <w:ind w:firstLine="0"/>
        <w:rPr>
          <w:lang w:val="en-US"/>
        </w:rPr>
      </w:pPr>
      <w:r w:rsidRPr="00C75E91">
        <w:rPr>
          <w:lang w:val="en-US"/>
        </w:rPr>
        <w:t>Monuments</w:t>
      </w:r>
    </w:p>
    <w:p w14:paraId="00000183" w14:textId="10094AE0" w:rsidR="00223A2A" w:rsidRPr="00C75E91" w:rsidRDefault="00105CFA">
      <w:pPr>
        <w:numPr>
          <w:ilvl w:val="0"/>
          <w:numId w:val="7"/>
        </w:numPr>
        <w:pBdr>
          <w:top w:val="nil"/>
          <w:left w:val="nil"/>
          <w:bottom w:val="nil"/>
          <w:right w:val="nil"/>
          <w:between w:val="nil"/>
        </w:pBdr>
        <w:spacing w:after="0"/>
        <w:jc w:val="left"/>
        <w:rPr>
          <w:lang w:val="en-US"/>
        </w:rPr>
      </w:pPr>
      <w:r w:rsidRPr="00C75E91">
        <w:rPr>
          <w:color w:val="000000"/>
          <w:lang w:val="en-US"/>
        </w:rPr>
        <w:t xml:space="preserve">Tristão Vaz Statue – statue located in </w:t>
      </w:r>
      <w:r w:rsidR="00BD53C7" w:rsidRPr="00C75E91">
        <w:rPr>
          <w:color w:val="000000"/>
          <w:lang w:val="en-US"/>
        </w:rPr>
        <w:t>Machico that</w:t>
      </w:r>
      <w:r w:rsidRPr="00C75E91">
        <w:rPr>
          <w:color w:val="000000"/>
          <w:lang w:val="en-US"/>
        </w:rPr>
        <w:t xml:space="preserve"> has been built in honor of the discoverer</w:t>
      </w:r>
      <w:r w:rsidRPr="00C75E91">
        <w:rPr>
          <w:color w:val="000000"/>
          <w:sz w:val="16"/>
          <w:szCs w:val="16"/>
          <w:lang w:val="en-US"/>
        </w:rPr>
        <w:t xml:space="preserve"> </w:t>
      </w:r>
      <w:r w:rsidRPr="00C75E91">
        <w:rPr>
          <w:color w:val="000000"/>
          <w:lang w:val="en-US"/>
        </w:rPr>
        <w:t>Tristão Vaz.</w:t>
      </w:r>
    </w:p>
    <w:p w14:paraId="00000184" w14:textId="77777777" w:rsidR="00223A2A" w:rsidRPr="00C75E91" w:rsidRDefault="00105CFA">
      <w:pPr>
        <w:numPr>
          <w:ilvl w:val="0"/>
          <w:numId w:val="7"/>
        </w:numPr>
        <w:pBdr>
          <w:top w:val="nil"/>
          <w:left w:val="nil"/>
          <w:bottom w:val="nil"/>
          <w:right w:val="nil"/>
          <w:between w:val="nil"/>
        </w:pBdr>
        <w:spacing w:after="160"/>
        <w:jc w:val="left"/>
        <w:rPr>
          <w:lang w:val="en-US"/>
        </w:rPr>
      </w:pPr>
      <w:r w:rsidRPr="00C75E91">
        <w:rPr>
          <w:color w:val="000000"/>
          <w:lang w:val="en-US"/>
        </w:rPr>
        <w:t>Garajau Christ King Statue – the statue with open arms facing the ocean located on the viewpoint</w:t>
      </w:r>
    </w:p>
    <w:p w14:paraId="00000185" w14:textId="77777777" w:rsidR="00223A2A" w:rsidRPr="00C75E91" w:rsidRDefault="00105CFA" w:rsidP="00E24FA4">
      <w:pPr>
        <w:ind w:firstLine="0"/>
        <w:rPr>
          <w:lang w:val="en-US"/>
        </w:rPr>
      </w:pPr>
      <w:r w:rsidRPr="00C75E91">
        <w:rPr>
          <w:lang w:val="en-US"/>
        </w:rPr>
        <w:t>Museums</w:t>
      </w:r>
    </w:p>
    <w:p w14:paraId="00000186" w14:textId="77777777" w:rsidR="00223A2A" w:rsidRPr="00C75E91" w:rsidRDefault="00105CFA">
      <w:pPr>
        <w:numPr>
          <w:ilvl w:val="0"/>
          <w:numId w:val="8"/>
        </w:numPr>
        <w:pBdr>
          <w:top w:val="nil"/>
          <w:left w:val="nil"/>
          <w:bottom w:val="nil"/>
          <w:right w:val="nil"/>
          <w:between w:val="nil"/>
        </w:pBdr>
        <w:spacing w:after="0"/>
        <w:jc w:val="left"/>
        <w:rPr>
          <w:lang w:val="en-US"/>
        </w:rPr>
      </w:pPr>
      <w:r w:rsidRPr="00C75E91">
        <w:rPr>
          <w:color w:val="000000"/>
          <w:lang w:val="en-US"/>
        </w:rPr>
        <w:t xml:space="preserve">Vine and Wine Museum – the museum is located in Santana and shows tools which </w:t>
      </w:r>
      <w:r w:rsidRPr="00C75E91">
        <w:rPr>
          <w:lang w:val="en-US"/>
        </w:rPr>
        <w:t>have</w:t>
      </w:r>
      <w:r w:rsidRPr="00C75E91">
        <w:rPr>
          <w:color w:val="000000"/>
          <w:lang w:val="en-US"/>
        </w:rPr>
        <w:t xml:space="preserve"> been used over the years for wine production</w:t>
      </w:r>
    </w:p>
    <w:p w14:paraId="00000187" w14:textId="77777777" w:rsidR="00223A2A" w:rsidRPr="00C75E91" w:rsidRDefault="00105CFA">
      <w:pPr>
        <w:numPr>
          <w:ilvl w:val="0"/>
          <w:numId w:val="8"/>
        </w:numPr>
        <w:pBdr>
          <w:top w:val="nil"/>
          <w:left w:val="nil"/>
          <w:bottom w:val="nil"/>
          <w:right w:val="nil"/>
          <w:between w:val="nil"/>
        </w:pBdr>
        <w:spacing w:after="0"/>
        <w:jc w:val="left"/>
        <w:rPr>
          <w:lang w:val="en-US"/>
        </w:rPr>
      </w:pPr>
      <w:r w:rsidRPr="00C75E91">
        <w:rPr>
          <w:color w:val="000000"/>
          <w:lang w:val="en-US"/>
        </w:rPr>
        <w:t xml:space="preserve">Funchal Municipal Museum Natural History – a </w:t>
      </w:r>
      <w:r w:rsidRPr="00C75E91">
        <w:rPr>
          <w:lang w:val="en-US"/>
        </w:rPr>
        <w:t>museum</w:t>
      </w:r>
      <w:r w:rsidRPr="00C75E91">
        <w:rPr>
          <w:color w:val="000000"/>
          <w:lang w:val="en-US"/>
        </w:rPr>
        <w:t xml:space="preserve"> located in the capital shows many kinds of animal collection, plants and rocks</w:t>
      </w:r>
    </w:p>
    <w:p w14:paraId="00000188" w14:textId="5F7A4421" w:rsidR="00223A2A" w:rsidRPr="00C75E91" w:rsidRDefault="00105CFA">
      <w:pPr>
        <w:numPr>
          <w:ilvl w:val="0"/>
          <w:numId w:val="8"/>
        </w:numPr>
        <w:pBdr>
          <w:top w:val="nil"/>
          <w:left w:val="nil"/>
          <w:bottom w:val="nil"/>
          <w:right w:val="nil"/>
          <w:between w:val="nil"/>
        </w:pBdr>
        <w:spacing w:after="0"/>
        <w:jc w:val="left"/>
        <w:rPr>
          <w:lang w:val="en-US"/>
        </w:rPr>
      </w:pPr>
      <w:r w:rsidRPr="00C75E91">
        <w:rPr>
          <w:color w:val="000000"/>
          <w:lang w:val="en-US"/>
        </w:rPr>
        <w:t>CR7 Cristiano Ronaldo Museum – a museum built in honor of the football player Cristiano Ronaldo, who was born in Madeira</w:t>
      </w:r>
    </w:p>
    <w:p w14:paraId="00000189" w14:textId="3ED31B13" w:rsidR="00223A2A" w:rsidRPr="00C75E91" w:rsidRDefault="00E67B50">
      <w:pPr>
        <w:numPr>
          <w:ilvl w:val="0"/>
          <w:numId w:val="8"/>
        </w:numPr>
        <w:pBdr>
          <w:top w:val="nil"/>
          <w:left w:val="nil"/>
          <w:bottom w:val="nil"/>
          <w:right w:val="nil"/>
          <w:between w:val="nil"/>
        </w:pBdr>
        <w:spacing w:after="160"/>
        <w:jc w:val="left"/>
        <w:rPr>
          <w:lang w:val="en-US"/>
        </w:rPr>
      </w:pPr>
      <w:r w:rsidRPr="00C75E91">
        <w:rPr>
          <w:noProof/>
          <w:lang w:val="cs-CZ"/>
        </w:rPr>
        <mc:AlternateContent>
          <mc:Choice Requires="wps">
            <w:drawing>
              <wp:anchor distT="0" distB="0" distL="114300" distR="114300" simplePos="0" relativeHeight="251869184" behindDoc="0" locked="0" layoutInCell="1" allowOverlap="1" wp14:anchorId="03624F0D" wp14:editId="21E79C15">
                <wp:simplePos x="0" y="0"/>
                <wp:positionH relativeFrom="margin">
                  <wp:align>left</wp:align>
                </wp:positionH>
                <wp:positionV relativeFrom="paragraph">
                  <wp:posOffset>641350</wp:posOffset>
                </wp:positionV>
                <wp:extent cx="4592320" cy="161925"/>
                <wp:effectExtent l="0" t="0" r="0" b="9525"/>
                <wp:wrapSquare wrapText="bothSides"/>
                <wp:docPr id="320" name="Textové pole 320"/>
                <wp:cNvGraphicFramePr/>
                <a:graphic xmlns:a="http://schemas.openxmlformats.org/drawingml/2006/main">
                  <a:graphicData uri="http://schemas.microsoft.com/office/word/2010/wordprocessingShape">
                    <wps:wsp>
                      <wps:cNvSpPr txBox="1"/>
                      <wps:spPr>
                        <a:xfrm>
                          <a:off x="0" y="0"/>
                          <a:ext cx="4592320" cy="161925"/>
                        </a:xfrm>
                        <a:prstGeom prst="rect">
                          <a:avLst/>
                        </a:prstGeom>
                        <a:solidFill>
                          <a:prstClr val="white"/>
                        </a:solidFill>
                        <a:ln>
                          <a:noFill/>
                        </a:ln>
                      </wps:spPr>
                      <wps:txbx>
                        <w:txbxContent>
                          <w:p w14:paraId="4FFA96D2" w14:textId="7C3D7747" w:rsidR="00DD6163" w:rsidRPr="00E3571A" w:rsidRDefault="00DD6163" w:rsidP="00E67B50">
                            <w:pPr>
                              <w:pStyle w:val="Zdroje"/>
                              <w:jc w:val="left"/>
                              <w:rPr>
                                <w:noProof/>
                                <w:sz w:val="24"/>
                              </w:rPr>
                            </w:pPr>
                            <w:r>
                              <w:t xml:space="preserve">Picture </w:t>
                            </w:r>
                            <w:fldSimple w:instr=" SEQ Picture \* ARABIC ">
                              <w:r>
                                <w:rPr>
                                  <w:noProof/>
                                </w:rPr>
                                <w:t>18</w:t>
                              </w:r>
                            </w:fldSimple>
                            <w:r>
                              <w:t xml:space="preserve"> Whale Museum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24F0D" id="Textové pole 320" o:spid="_x0000_s1062" type="#_x0000_t202" style="position:absolute;left:0;text-align:left;margin-left:0;margin-top:50.5pt;width:361.6pt;height:12.75pt;z-index:251869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" stroked="f">
                <v:textbox inset="0,0,0,0">
                  <w:txbxContent>
                    <w:p w14:paraId="4FFA96D2" w14:textId="7C3D7747" w:rsidR="00DD6163" w:rsidRPr="00E3571A" w:rsidRDefault="00DD6163" w:rsidP="00E67B50">
                      <w:pPr>
                        <w:pStyle w:val="Zdroje"/>
                        <w:jc w:val="left"/>
                        <w:rPr>
                          <w:noProof/>
                          <w:sz w:val="24"/>
                        </w:rPr>
                      </w:pPr>
                      <w:r>
                        <w:t xml:space="preserve">Picture </w:t>
                      </w:r>
                      <w:fldSimple w:instr=" SEQ Picture \* ARABIC ">
                        <w:r>
                          <w:rPr>
                            <w:noProof/>
                          </w:rPr>
                          <w:t>18</w:t>
                        </w:r>
                      </w:fldSimple>
                      <w:r>
                        <w:t xml:space="preserve"> Whale Museum</w:t>
                      </w:r>
                    </w:p>
                  </w:txbxContent>
                </v:textbox>
                <w10:wrap type="square" anchorx="margin"/>
              </v:shape>
            </w:pict>
          </mc:Fallback>
        </mc:AlternateContent>
      </w:r>
      <w:r w:rsidR="00105CFA" w:rsidRPr="00C75E91">
        <w:rPr>
          <w:color w:val="000000"/>
          <w:lang w:val="en-US"/>
        </w:rPr>
        <w:t>Whale Museum – a museum located in Canical offers interesting tours about whale hunting years ago (</w:t>
      </w:r>
      <w:r w:rsidR="00105CFA" w:rsidRPr="00C75E91">
        <w:rPr>
          <w:i/>
          <w:color w:val="000000"/>
          <w:lang w:val="en-US"/>
        </w:rPr>
        <w:t>Průvodce Madeira</w:t>
      </w:r>
      <w:r w:rsidR="00105CFA" w:rsidRPr="00C75E91">
        <w:rPr>
          <w:color w:val="000000"/>
          <w:lang w:val="en-US"/>
        </w:rPr>
        <w:t>, 2014)</w:t>
      </w:r>
    </w:p>
    <w:p w14:paraId="0000018A" w14:textId="657C8972" w:rsidR="00223A2A" w:rsidRPr="00C75E91" w:rsidRDefault="00127315">
      <w:pPr>
        <w:rPr>
          <w:lang w:val="en-US"/>
        </w:rPr>
      </w:pPr>
      <w:r w:rsidRPr="00C75E91">
        <w:rPr>
          <w:noProof/>
          <w:lang w:val="cs-CZ"/>
        </w:rPr>
        <w:drawing>
          <wp:anchor distT="0" distB="0" distL="114300" distR="114300" simplePos="0" relativeHeight="251697152" behindDoc="0" locked="0" layoutInCell="1" hidden="0" allowOverlap="1" wp14:anchorId="5CE58C7D" wp14:editId="643F5BD7">
            <wp:simplePos x="0" y="0"/>
            <wp:positionH relativeFrom="margin">
              <wp:align>center</wp:align>
            </wp:positionH>
            <wp:positionV relativeFrom="paragraph">
              <wp:posOffset>336550</wp:posOffset>
            </wp:positionV>
            <wp:extent cx="3708400" cy="1699260"/>
            <wp:effectExtent l="0" t="0" r="6350" b="0"/>
            <wp:wrapSquare wrapText="bothSides" distT="0" distB="0" distL="114300" distR="114300"/>
            <wp:docPr id="407" name="image16.jpg" descr="Obsah obrázku interiér, pták, stůl, budova&#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6.jpg" descr="Obsah obrázku interiér, pták, stůl, budova&#10;&#10;Popis byl vytvořen automaticky"/>
                    <pic:cNvPicPr preferRelativeResize="0"/>
                  </pic:nvPicPr>
                  <pic:blipFill>
                    <a:blip r:embed="rId29"/>
                    <a:srcRect/>
                    <a:stretch>
                      <a:fillRect/>
                    </a:stretch>
                  </pic:blipFill>
                  <pic:spPr>
                    <a:xfrm>
                      <a:off x="0" y="0"/>
                      <a:ext cx="3708400" cy="1699260"/>
                    </a:xfrm>
                    <a:prstGeom prst="rect">
                      <a:avLst/>
                    </a:prstGeom>
                    <a:ln/>
                  </pic:spPr>
                </pic:pic>
              </a:graphicData>
            </a:graphic>
            <wp14:sizeRelH relativeFrom="margin">
              <wp14:pctWidth>0</wp14:pctWidth>
            </wp14:sizeRelH>
            <wp14:sizeRelV relativeFrom="margin">
              <wp14:pctHeight>0</wp14:pctHeight>
            </wp14:sizeRelV>
          </wp:anchor>
        </w:drawing>
      </w:r>
    </w:p>
    <w:p w14:paraId="0000018B" w14:textId="77777777" w:rsidR="00223A2A" w:rsidRPr="00C75E91" w:rsidRDefault="00223A2A">
      <w:pPr>
        <w:rPr>
          <w:lang w:val="en-US"/>
        </w:rPr>
      </w:pPr>
    </w:p>
    <w:p w14:paraId="0000018C" w14:textId="77777777" w:rsidR="00223A2A" w:rsidRPr="00C75E91" w:rsidRDefault="00223A2A">
      <w:pPr>
        <w:rPr>
          <w:lang w:val="en-US"/>
        </w:rPr>
      </w:pPr>
    </w:p>
    <w:p w14:paraId="0000018D" w14:textId="77777777" w:rsidR="00223A2A" w:rsidRPr="00C75E91" w:rsidRDefault="00223A2A">
      <w:pPr>
        <w:rPr>
          <w:lang w:val="en-US"/>
        </w:rPr>
      </w:pPr>
    </w:p>
    <w:p w14:paraId="0000018E" w14:textId="77777777" w:rsidR="00223A2A" w:rsidRPr="00C75E91" w:rsidRDefault="00223A2A">
      <w:pPr>
        <w:rPr>
          <w:lang w:val="en-US"/>
        </w:rPr>
      </w:pPr>
    </w:p>
    <w:p w14:paraId="0000018F" w14:textId="77777777" w:rsidR="00223A2A" w:rsidRPr="00C75E91" w:rsidRDefault="00223A2A">
      <w:pPr>
        <w:rPr>
          <w:lang w:val="en-US"/>
        </w:rPr>
      </w:pPr>
    </w:p>
    <w:p w14:paraId="00000193" w14:textId="0524E3F0" w:rsidR="00223A2A" w:rsidRPr="00C75E91" w:rsidRDefault="00AC0115">
      <w:pPr>
        <w:rPr>
          <w:lang w:val="en-US"/>
        </w:rPr>
      </w:pPr>
      <w:r w:rsidRPr="00C75E91">
        <w:rPr>
          <w:noProof/>
          <w:lang w:val="cs-CZ"/>
        </w:rPr>
        <mc:AlternateContent>
          <mc:Choice Requires="wps">
            <w:drawing>
              <wp:anchor distT="0" distB="0" distL="114300" distR="114300" simplePos="0" relativeHeight="251871232" behindDoc="0" locked="0" layoutInCell="1" allowOverlap="1" wp14:anchorId="4AC156F0" wp14:editId="5D66AC0A">
                <wp:simplePos x="0" y="0"/>
                <wp:positionH relativeFrom="column">
                  <wp:posOffset>520700</wp:posOffset>
                </wp:positionH>
                <wp:positionV relativeFrom="paragraph">
                  <wp:posOffset>120015</wp:posOffset>
                </wp:positionV>
                <wp:extent cx="4592320" cy="238125"/>
                <wp:effectExtent l="0" t="0" r="0" b="9525"/>
                <wp:wrapSquare wrapText="bothSides"/>
                <wp:docPr id="321" name="Textové pole 321"/>
                <wp:cNvGraphicFramePr/>
                <a:graphic xmlns:a="http://schemas.openxmlformats.org/drawingml/2006/main">
                  <a:graphicData uri="http://schemas.microsoft.com/office/word/2010/wordprocessingShape">
                    <wps:wsp>
                      <wps:cNvSpPr txBox="1"/>
                      <wps:spPr>
                        <a:xfrm>
                          <a:off x="0" y="0"/>
                          <a:ext cx="4592320" cy="238125"/>
                        </a:xfrm>
                        <a:prstGeom prst="rect">
                          <a:avLst/>
                        </a:prstGeom>
                        <a:solidFill>
                          <a:prstClr val="white"/>
                        </a:solidFill>
                        <a:ln>
                          <a:noFill/>
                        </a:ln>
                      </wps:spPr>
                      <wps:txbx>
                        <w:txbxContent>
                          <w:p w14:paraId="106A82E5" w14:textId="77777777" w:rsidR="00DD6163" w:rsidRPr="00AC0115" w:rsidRDefault="00DD6163" w:rsidP="00AC0115">
                            <w:pPr>
                              <w:pStyle w:val="Zdroje"/>
                            </w:pPr>
                            <w:r w:rsidRPr="00AC0115">
                              <w:t>Source visitmadeira.pt, 2020</w:t>
                            </w:r>
                          </w:p>
                          <w:p w14:paraId="3E0D1D38" w14:textId="6DB33E50" w:rsidR="00DD6163" w:rsidRPr="00351B62" w:rsidRDefault="00DD6163" w:rsidP="00E67B5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156F0" id="Textové pole 321" o:spid="_x0000_s1063" type="#_x0000_t202" style="position:absolute;left:0;text-align:left;margin-left:41pt;margin-top:9.45pt;width:361.6pt;height:18.7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" stroked="f">
                <v:textbox inset="0,0,0,0">
                  <w:txbxContent>
                    <w:p w14:paraId="106A82E5" w14:textId="77777777" w:rsidR="00DD6163" w:rsidRPr="00AC0115" w:rsidRDefault="00DD6163" w:rsidP="00AC0115">
                      <w:pPr>
                        <w:pStyle w:val="Zdroje"/>
                      </w:pPr>
                      <w:r w:rsidRPr="00AC0115">
                        <w:t>Source visitmadeira.pt, 2020</w:t>
                      </w:r>
                    </w:p>
                    <w:p w14:paraId="3E0D1D38" w14:textId="6DB33E50" w:rsidR="00DD6163" w:rsidRPr="00351B62" w:rsidRDefault="00DD6163" w:rsidP="00E67B50">
                      <w:pPr>
                        <w:pStyle w:val="Zdroje"/>
                        <w:rPr>
                          <w:noProof/>
                          <w:sz w:val="24"/>
                        </w:rPr>
                      </w:pPr>
                    </w:p>
                  </w:txbxContent>
                </v:textbox>
                <w10:wrap type="square"/>
              </v:shape>
            </w:pict>
          </mc:Fallback>
        </mc:AlternateContent>
      </w:r>
    </w:p>
    <w:p w14:paraId="00000194" w14:textId="77777777" w:rsidR="00223A2A" w:rsidRPr="00C75E91" w:rsidRDefault="00105CFA" w:rsidP="00E24FA4">
      <w:pPr>
        <w:ind w:firstLine="0"/>
        <w:rPr>
          <w:lang w:val="en-US"/>
        </w:rPr>
      </w:pPr>
      <w:r w:rsidRPr="00C75E91">
        <w:rPr>
          <w:lang w:val="en-US"/>
        </w:rPr>
        <w:t>Events and festivals</w:t>
      </w:r>
    </w:p>
    <w:p w14:paraId="00000195" w14:textId="77777777" w:rsidR="00223A2A" w:rsidRPr="00C75E91" w:rsidRDefault="00105CFA" w:rsidP="00E24FA4">
      <w:pPr>
        <w:ind w:firstLine="0"/>
        <w:rPr>
          <w:lang w:val="en-US"/>
        </w:rPr>
      </w:pPr>
      <w:r w:rsidRPr="00C75E91">
        <w:rPr>
          <w:lang w:val="en-US"/>
        </w:rPr>
        <w:t>Flower festival</w:t>
      </w:r>
    </w:p>
    <w:p w14:paraId="00000196" w14:textId="77777777" w:rsidR="00223A2A" w:rsidRPr="00C75E91" w:rsidRDefault="00105CFA">
      <w:pPr>
        <w:rPr>
          <w:lang w:val="en-US"/>
        </w:rPr>
      </w:pPr>
      <w:r w:rsidRPr="00C75E91">
        <w:rPr>
          <w:lang w:val="en-US"/>
        </w:rPr>
        <w:t>Madeira organizes many famous festivals and events all year round. One of them is the Flower Festival in April, which signifies the celebration of spring. Flower carpets are made on the main road in Funchal and you can see flowers all over the city. The part of this festival is a parade where people are wearing costumes made from flowers. (Turismo de Portugal, 2013)</w:t>
      </w:r>
    </w:p>
    <w:p w14:paraId="00000197" w14:textId="77777777" w:rsidR="00223A2A" w:rsidRPr="00C75E91" w:rsidRDefault="00105CFA" w:rsidP="00E24FA4">
      <w:pPr>
        <w:ind w:firstLine="0"/>
        <w:rPr>
          <w:lang w:val="en-US"/>
        </w:rPr>
      </w:pPr>
      <w:r w:rsidRPr="00C75E91">
        <w:rPr>
          <w:lang w:val="en-US"/>
        </w:rPr>
        <w:lastRenderedPageBreak/>
        <w:t>Atlantic festival</w:t>
      </w:r>
    </w:p>
    <w:p w14:paraId="00000198" w14:textId="77777777" w:rsidR="00223A2A" w:rsidRPr="00C75E91" w:rsidRDefault="00105CFA">
      <w:pPr>
        <w:rPr>
          <w:lang w:val="en-US"/>
        </w:rPr>
      </w:pPr>
      <w:r w:rsidRPr="00C75E91">
        <w:rPr>
          <w:lang w:val="en-US"/>
        </w:rPr>
        <w:t>Atlantic festival celebrates the beginning of summer with excellent performances and huge fireworks every Saturday. (Quinta da Casa Branca, 2019)</w:t>
      </w:r>
    </w:p>
    <w:p w14:paraId="00000199" w14:textId="77777777" w:rsidR="00223A2A" w:rsidRPr="00C75E91" w:rsidRDefault="00105CFA" w:rsidP="00E24FA4">
      <w:pPr>
        <w:ind w:firstLine="0"/>
        <w:rPr>
          <w:lang w:val="en-US"/>
        </w:rPr>
      </w:pPr>
      <w:r w:rsidRPr="00C75E91">
        <w:rPr>
          <w:lang w:val="en-US"/>
        </w:rPr>
        <w:t>Madeira Carnival</w:t>
      </w:r>
    </w:p>
    <w:p w14:paraId="0000019A" w14:textId="2F2524E7" w:rsidR="00223A2A" w:rsidRPr="00C75E91" w:rsidRDefault="00105CFA">
      <w:pPr>
        <w:rPr>
          <w:lang w:val="en-US"/>
        </w:rPr>
      </w:pPr>
      <w:r w:rsidRPr="00C75E91">
        <w:rPr>
          <w:lang w:val="en-US"/>
        </w:rPr>
        <w:t>One of the biggest street festivals in Europe looks a bit similar to in Rio de Janeiro. The whole festival takes about 2 weeks including the main parade with fantastic costumes. (MadeiraWeb, c1997-2018)</w:t>
      </w:r>
    </w:p>
    <w:p w14:paraId="0000019B" w14:textId="3F057355" w:rsidR="00223A2A" w:rsidRPr="00C75E91" w:rsidRDefault="00E67B50">
      <w:pPr>
        <w:rPr>
          <w:lang w:val="en-US"/>
        </w:rPr>
      </w:pPr>
      <w:r w:rsidRPr="00C75E91">
        <w:rPr>
          <w:noProof/>
          <w:lang w:val="cs-CZ"/>
        </w:rPr>
        <mc:AlternateContent>
          <mc:Choice Requires="wps">
            <w:drawing>
              <wp:anchor distT="0" distB="0" distL="114300" distR="114300" simplePos="0" relativeHeight="251875328" behindDoc="0" locked="0" layoutInCell="1" allowOverlap="1" wp14:anchorId="23F165B1" wp14:editId="4F264D4F">
                <wp:simplePos x="0" y="0"/>
                <wp:positionH relativeFrom="margin">
                  <wp:align>left</wp:align>
                </wp:positionH>
                <wp:positionV relativeFrom="paragraph">
                  <wp:posOffset>99060</wp:posOffset>
                </wp:positionV>
                <wp:extent cx="4619625" cy="190500"/>
                <wp:effectExtent l="0" t="0" r="9525" b="0"/>
                <wp:wrapSquare wrapText="bothSides"/>
                <wp:docPr id="323" name="Textové pole 323"/>
                <wp:cNvGraphicFramePr/>
                <a:graphic xmlns:a="http://schemas.openxmlformats.org/drawingml/2006/main">
                  <a:graphicData uri="http://schemas.microsoft.com/office/word/2010/wordprocessingShape">
                    <wps:wsp>
                      <wps:cNvSpPr txBox="1"/>
                      <wps:spPr>
                        <a:xfrm>
                          <a:off x="0" y="0"/>
                          <a:ext cx="4619625" cy="190500"/>
                        </a:xfrm>
                        <a:prstGeom prst="rect">
                          <a:avLst/>
                        </a:prstGeom>
                        <a:solidFill>
                          <a:prstClr val="white"/>
                        </a:solidFill>
                        <a:ln>
                          <a:noFill/>
                        </a:ln>
                      </wps:spPr>
                      <wps:txbx>
                        <w:txbxContent>
                          <w:p w14:paraId="57F8604D" w14:textId="6CA01484" w:rsidR="00DD6163" w:rsidRPr="0074309B" w:rsidRDefault="00DD6163" w:rsidP="00E67B50">
                            <w:pPr>
                              <w:pStyle w:val="Zdroje"/>
                              <w:jc w:val="left"/>
                              <w:rPr>
                                <w:noProof/>
                                <w:sz w:val="24"/>
                              </w:rPr>
                            </w:pPr>
                            <w:r>
                              <w:t xml:space="preserve">Picture </w:t>
                            </w:r>
                            <w:fldSimple w:instr=" SEQ Picture \* ARABIC ">
                              <w:r>
                                <w:rPr>
                                  <w:noProof/>
                                </w:rPr>
                                <w:t>19</w:t>
                              </w:r>
                            </w:fldSimple>
                            <w:r>
                              <w:t xml:space="preserve"> Flower festival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165B1" id="Textové pole 323" o:spid="_x0000_s1064" type="#_x0000_t202" style="position:absolute;left:0;text-align:left;margin-left:0;margin-top:7.8pt;width:363.75pt;height:15pt;z-index:251875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" stroked="f">
                <v:textbox inset="0,0,0,0">
                  <w:txbxContent>
                    <w:p w14:paraId="57F8604D" w14:textId="6CA01484" w:rsidR="00DD6163" w:rsidRPr="0074309B" w:rsidRDefault="00DD6163" w:rsidP="00E67B50">
                      <w:pPr>
                        <w:pStyle w:val="Zdroje"/>
                        <w:jc w:val="left"/>
                        <w:rPr>
                          <w:noProof/>
                          <w:sz w:val="24"/>
                        </w:rPr>
                      </w:pPr>
                      <w:r>
                        <w:t xml:space="preserve">Picture </w:t>
                      </w:r>
                      <w:fldSimple w:instr=" SEQ Picture \* ARABIC ">
                        <w:r>
                          <w:rPr>
                            <w:noProof/>
                          </w:rPr>
                          <w:t>19</w:t>
                        </w:r>
                      </w:fldSimple>
                      <w:r>
                        <w:t xml:space="preserve"> Flower festival</w:t>
                      </w:r>
                    </w:p>
                  </w:txbxContent>
                </v:textbox>
                <w10:wrap type="square" anchorx="margin"/>
              </v:shape>
            </w:pict>
          </mc:Fallback>
        </mc:AlternateContent>
      </w:r>
    </w:p>
    <w:p w14:paraId="0000019C" w14:textId="74519AF2" w:rsidR="00223A2A" w:rsidRPr="00C75E91" w:rsidRDefault="00127315">
      <w:pPr>
        <w:rPr>
          <w:lang w:val="en-US"/>
        </w:rPr>
      </w:pPr>
      <w:r w:rsidRPr="00C75E91">
        <w:rPr>
          <w:noProof/>
          <w:lang w:val="cs-CZ"/>
        </w:rPr>
        <w:drawing>
          <wp:anchor distT="0" distB="0" distL="114300" distR="114300" simplePos="0" relativeHeight="251698176" behindDoc="0" locked="0" layoutInCell="1" hidden="0" allowOverlap="1" wp14:anchorId="20EAFC0C" wp14:editId="157246CE">
            <wp:simplePos x="0" y="0"/>
            <wp:positionH relativeFrom="margin">
              <wp:align>center</wp:align>
            </wp:positionH>
            <wp:positionV relativeFrom="paragraph">
              <wp:posOffset>8255</wp:posOffset>
            </wp:positionV>
            <wp:extent cx="3308985" cy="1729740"/>
            <wp:effectExtent l="0" t="0" r="5715" b="3810"/>
            <wp:wrapSquare wrapText="bothSides" distT="0" distB="0" distL="114300" distR="114300"/>
            <wp:docPr id="414" name="image23.jpg" descr="Obsah obrázku strom, tanečník, exteriér, sport&#10;&#10;Popis byl vytvořen automaticky"/>
            <wp:cNvGraphicFramePr/>
            <a:graphic xmlns:a="http://schemas.openxmlformats.org/drawingml/2006/main">
              <a:graphicData uri="http://schemas.openxmlformats.org/drawingml/2006/picture">
                <pic:pic xmlns:pic="http://schemas.openxmlformats.org/drawingml/2006/picture">
                  <pic:nvPicPr>
                    <pic:cNvPr id="0" name="image23.jpg" descr="Obsah obrázku strom, tanečník, exteriér, sport&#10;&#10;Popis byl vytvořen automaticky"/>
                    <pic:cNvPicPr preferRelativeResize="0"/>
                  </pic:nvPicPr>
                  <pic:blipFill>
                    <a:blip r:embed="rId30"/>
                    <a:srcRect/>
                    <a:stretch>
                      <a:fillRect/>
                    </a:stretch>
                  </pic:blipFill>
                  <pic:spPr>
                    <a:xfrm>
                      <a:off x="0" y="0"/>
                      <a:ext cx="3308985" cy="1729740"/>
                    </a:xfrm>
                    <a:prstGeom prst="rect">
                      <a:avLst/>
                    </a:prstGeom>
                    <a:ln/>
                  </pic:spPr>
                </pic:pic>
              </a:graphicData>
            </a:graphic>
            <wp14:sizeRelH relativeFrom="margin">
              <wp14:pctWidth>0</wp14:pctWidth>
            </wp14:sizeRelH>
            <wp14:sizeRelV relativeFrom="margin">
              <wp14:pctHeight>0</wp14:pctHeight>
            </wp14:sizeRelV>
          </wp:anchor>
        </w:drawing>
      </w:r>
    </w:p>
    <w:p w14:paraId="0000019D" w14:textId="1C8B0C0B" w:rsidR="00223A2A" w:rsidRPr="00C75E91" w:rsidRDefault="00223A2A">
      <w:pPr>
        <w:rPr>
          <w:lang w:val="en-US"/>
        </w:rPr>
      </w:pPr>
    </w:p>
    <w:p w14:paraId="1D59BAB8" w14:textId="7009D43A" w:rsidR="00E67B50" w:rsidRDefault="00E67B50">
      <w:pPr>
        <w:rPr>
          <w:lang w:val="en-US"/>
        </w:rPr>
      </w:pPr>
    </w:p>
    <w:p w14:paraId="441FB6B2" w14:textId="606F1343" w:rsidR="00AC0115" w:rsidRDefault="00AC0115">
      <w:pPr>
        <w:rPr>
          <w:lang w:val="en-US"/>
        </w:rPr>
      </w:pPr>
    </w:p>
    <w:p w14:paraId="2042D4C6" w14:textId="3EE964D4" w:rsidR="00AC0115" w:rsidRDefault="00AC0115">
      <w:pPr>
        <w:rPr>
          <w:lang w:val="en-US"/>
        </w:rPr>
      </w:pPr>
    </w:p>
    <w:p w14:paraId="0000019E" w14:textId="113A2E6F" w:rsidR="00223A2A" w:rsidRPr="00C75E91" w:rsidRDefault="00AC0115" w:rsidP="00B2652C">
      <w:pPr>
        <w:rPr>
          <w:lang w:val="en-US"/>
        </w:rPr>
      </w:pPr>
      <w:r w:rsidRPr="00C75E91">
        <w:rPr>
          <w:noProof/>
          <w:lang w:val="cs-CZ"/>
        </w:rPr>
        <mc:AlternateContent>
          <mc:Choice Requires="wps">
            <w:drawing>
              <wp:anchor distT="0" distB="0" distL="114300" distR="114300" simplePos="0" relativeHeight="251873280" behindDoc="0" locked="0" layoutInCell="1" allowOverlap="1" wp14:anchorId="401D7101" wp14:editId="62BFF2EB">
                <wp:simplePos x="0" y="0"/>
                <wp:positionH relativeFrom="column">
                  <wp:posOffset>377825</wp:posOffset>
                </wp:positionH>
                <wp:positionV relativeFrom="paragraph">
                  <wp:posOffset>138430</wp:posOffset>
                </wp:positionV>
                <wp:extent cx="4619625" cy="247650"/>
                <wp:effectExtent l="0" t="0" r="9525" b="0"/>
                <wp:wrapSquare wrapText="bothSides"/>
                <wp:docPr id="322" name="Textové pole 322"/>
                <wp:cNvGraphicFramePr/>
                <a:graphic xmlns:a="http://schemas.openxmlformats.org/drawingml/2006/main">
                  <a:graphicData uri="http://schemas.microsoft.com/office/word/2010/wordprocessingShape">
                    <wps:wsp>
                      <wps:cNvSpPr txBox="1"/>
                      <wps:spPr>
                        <a:xfrm>
                          <a:off x="0" y="0"/>
                          <a:ext cx="4619625" cy="247650"/>
                        </a:xfrm>
                        <a:prstGeom prst="rect">
                          <a:avLst/>
                        </a:prstGeom>
                        <a:solidFill>
                          <a:prstClr val="white"/>
                        </a:solidFill>
                        <a:ln>
                          <a:noFill/>
                        </a:ln>
                      </wps:spPr>
                      <wps:txbx>
                        <w:txbxContent>
                          <w:p w14:paraId="1FFE4FBB" w14:textId="77777777" w:rsidR="00DD6163" w:rsidRPr="00AC0115" w:rsidRDefault="00DD6163" w:rsidP="00AC0115">
                            <w:pPr>
                              <w:pStyle w:val="Zdroje"/>
                            </w:pPr>
                            <w:r w:rsidRPr="00AC0115">
                              <w:t>Source visitmadeira.pt, 2020</w:t>
                            </w:r>
                          </w:p>
                          <w:p w14:paraId="07A2F9C3" w14:textId="5D7D038E" w:rsidR="00DD6163" w:rsidRPr="003754C3" w:rsidRDefault="00DD6163" w:rsidP="00E67B5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D7101" id="Textové pole 322" o:spid="_x0000_s1065" type="#_x0000_t202" style="position:absolute;left:0;text-align:left;margin-left:29.75pt;margin-top:10.9pt;width:363.75pt;height:19.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" stroked="f">
                <v:textbox inset="0,0,0,0">
                  <w:txbxContent>
                    <w:p w14:paraId="1FFE4FBB" w14:textId="77777777" w:rsidR="00DD6163" w:rsidRPr="00AC0115" w:rsidRDefault="00DD6163" w:rsidP="00AC0115">
                      <w:pPr>
                        <w:pStyle w:val="Zdroje"/>
                      </w:pPr>
                      <w:r w:rsidRPr="00AC0115">
                        <w:t>Source visitmadeira.pt, 2020</w:t>
                      </w:r>
                    </w:p>
                    <w:p w14:paraId="07A2F9C3" w14:textId="5D7D038E" w:rsidR="00DD6163" w:rsidRPr="003754C3" w:rsidRDefault="00DD6163" w:rsidP="00E67B50">
                      <w:pPr>
                        <w:pStyle w:val="Zdroje"/>
                        <w:rPr>
                          <w:noProof/>
                          <w:sz w:val="24"/>
                        </w:rPr>
                      </w:pPr>
                    </w:p>
                  </w:txbxContent>
                </v:textbox>
                <w10:wrap type="square"/>
              </v:shape>
            </w:pict>
          </mc:Fallback>
        </mc:AlternateContent>
      </w:r>
    </w:p>
    <w:p w14:paraId="0000019F" w14:textId="77777777" w:rsidR="00223A2A" w:rsidRPr="00C75E91" w:rsidRDefault="00105CFA">
      <w:pPr>
        <w:pStyle w:val="Nadpis3"/>
        <w:numPr>
          <w:ilvl w:val="2"/>
          <w:numId w:val="3"/>
        </w:numPr>
        <w:rPr>
          <w:lang w:val="en-US"/>
        </w:rPr>
      </w:pPr>
      <w:r w:rsidRPr="00C75E91">
        <w:rPr>
          <w:lang w:val="en-US"/>
        </w:rPr>
        <w:t>Selective assumptions</w:t>
      </w:r>
    </w:p>
    <w:p w14:paraId="000001A4" w14:textId="63DA0120" w:rsidR="00223A2A" w:rsidRPr="00C75E91" w:rsidRDefault="00105CFA" w:rsidP="009A3543">
      <w:pPr>
        <w:rPr>
          <w:lang w:val="en-US"/>
        </w:rPr>
      </w:pPr>
      <w:r w:rsidRPr="00C75E91">
        <w:rPr>
          <w:lang w:val="en-US"/>
        </w:rPr>
        <w:t>Madeira is considered as an autonomous region of Portugal since 1976. The President, Miguel Albuquerque, has been elected in 2015. Madeira is part of OECD and EU. The participation in the last election was the lowest ever, with 49,6 % voters. (NEWCO, 2013)</w:t>
      </w:r>
      <w:r w:rsidR="00635973">
        <w:rPr>
          <w:lang w:val="en-US"/>
        </w:rPr>
        <w:t xml:space="preserve"> </w:t>
      </w:r>
      <w:r w:rsidRPr="00C75E91">
        <w:rPr>
          <w:lang w:val="en-US"/>
        </w:rPr>
        <w:t>Madeira, as a part of Portugal, participates in both elections, national and regional. National elections take place at least every four years. The local government consists of 47 members. (MadeiraWEB, 1997-2018)</w:t>
      </w:r>
      <w:r w:rsidR="00635973">
        <w:rPr>
          <w:lang w:val="en-US"/>
        </w:rPr>
        <w:t xml:space="preserve"> </w:t>
      </w:r>
      <w:r w:rsidRPr="00C75E91">
        <w:rPr>
          <w:lang w:val="en-US"/>
        </w:rPr>
        <w:t>The government is composed of the presidency and eight regional departments.</w:t>
      </w:r>
      <w:r w:rsidR="00635973">
        <w:rPr>
          <w:lang w:val="en-US"/>
        </w:rPr>
        <w:t xml:space="preserve"> </w:t>
      </w:r>
      <w:r w:rsidRPr="00C75E91">
        <w:rPr>
          <w:lang w:val="en-US"/>
        </w:rPr>
        <w:t xml:space="preserve">The departments are the following: </w:t>
      </w:r>
    </w:p>
    <w:p w14:paraId="000001A5"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Parliamentary and European affairs</w:t>
      </w:r>
    </w:p>
    <w:p w14:paraId="000001A6"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Finance and public administration</w:t>
      </w:r>
    </w:p>
    <w:p w14:paraId="000001A7"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Inclusion and social affairs</w:t>
      </w:r>
    </w:p>
    <w:p w14:paraId="000001A8"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Economy, tourism and culture</w:t>
      </w:r>
    </w:p>
    <w:p w14:paraId="000001A9"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Education</w:t>
      </w:r>
    </w:p>
    <w:p w14:paraId="000001AA"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Environment and natural resources</w:t>
      </w:r>
    </w:p>
    <w:p w14:paraId="000001AB" w14:textId="77777777" w:rsidR="00223A2A" w:rsidRPr="00C75E91" w:rsidRDefault="00105CFA">
      <w:pPr>
        <w:numPr>
          <w:ilvl w:val="0"/>
          <w:numId w:val="1"/>
        </w:numPr>
        <w:pBdr>
          <w:top w:val="nil"/>
          <w:left w:val="nil"/>
          <w:bottom w:val="nil"/>
          <w:right w:val="nil"/>
          <w:between w:val="nil"/>
        </w:pBdr>
        <w:spacing w:after="0"/>
        <w:jc w:val="left"/>
        <w:rPr>
          <w:lang w:val="en-US"/>
        </w:rPr>
      </w:pPr>
      <w:r w:rsidRPr="00C75E91">
        <w:rPr>
          <w:color w:val="000000"/>
          <w:lang w:val="en-US"/>
        </w:rPr>
        <w:t>Health</w:t>
      </w:r>
    </w:p>
    <w:p w14:paraId="000001AC" w14:textId="77777777" w:rsidR="00223A2A" w:rsidRPr="00C75E91" w:rsidRDefault="00105CFA">
      <w:pPr>
        <w:numPr>
          <w:ilvl w:val="0"/>
          <w:numId w:val="1"/>
        </w:numPr>
        <w:pBdr>
          <w:top w:val="nil"/>
          <w:left w:val="nil"/>
          <w:bottom w:val="nil"/>
          <w:right w:val="nil"/>
          <w:between w:val="nil"/>
        </w:pBdr>
        <w:spacing w:after="160"/>
        <w:jc w:val="left"/>
        <w:rPr>
          <w:lang w:val="en-US"/>
        </w:rPr>
      </w:pPr>
      <w:r w:rsidRPr="00C75E91">
        <w:rPr>
          <w:color w:val="000000"/>
          <w:lang w:val="en-US"/>
        </w:rPr>
        <w:t xml:space="preserve">Agriculture and fisheries </w:t>
      </w:r>
    </w:p>
    <w:p w14:paraId="000001B0" w14:textId="6F3CF70A" w:rsidR="00223A2A" w:rsidRPr="00C75E91" w:rsidRDefault="00105CFA">
      <w:pPr>
        <w:rPr>
          <w:lang w:val="en-US"/>
        </w:rPr>
      </w:pPr>
      <w:r w:rsidRPr="00C75E91">
        <w:rPr>
          <w:lang w:val="en-US"/>
        </w:rPr>
        <w:lastRenderedPageBreak/>
        <w:t>Economy of Madeira is mainly focused on the tertiary sector</w:t>
      </w:r>
      <w:r w:rsidR="00127315">
        <w:rPr>
          <w:lang w:val="en-US"/>
        </w:rPr>
        <w:t>.</w:t>
      </w:r>
      <w:r w:rsidRPr="00C75E91">
        <w:rPr>
          <w:lang w:val="en-US"/>
        </w:rPr>
        <w:t xml:space="preserve"> </w:t>
      </w:r>
      <w:r w:rsidR="00127315">
        <w:rPr>
          <w:lang w:val="en-US"/>
        </w:rPr>
        <w:t>I</w:t>
      </w:r>
      <w:r w:rsidRPr="00C75E91">
        <w:rPr>
          <w:lang w:val="en-US"/>
        </w:rPr>
        <w:t>t provides job</w:t>
      </w:r>
      <w:r w:rsidR="00127315">
        <w:rPr>
          <w:lang w:val="en-US"/>
        </w:rPr>
        <w:t>s</w:t>
      </w:r>
      <w:r w:rsidRPr="00C75E91">
        <w:rPr>
          <w:lang w:val="en-US"/>
        </w:rPr>
        <w:t xml:space="preserve"> for 72,6 % of the population. 84</w:t>
      </w:r>
      <w:r w:rsidR="00E24FA4">
        <w:rPr>
          <w:lang w:val="en-US"/>
        </w:rPr>
        <w:t>,</w:t>
      </w:r>
      <w:r w:rsidRPr="00C75E91">
        <w:rPr>
          <w:lang w:val="en-US"/>
        </w:rPr>
        <w:t>4% of the regional Gross Value Added (GVA) comes from the tertiary sector, 13.3% from the secondary sector, and 2.3% from the primary sector. The island is highly dependent on tourism, restaurants, hotels and vehicle trade generate 28.4 % of total employment. According to June 2018, the unemployment rate was 8.8%, down 1.6% from the previous year.  (European Commission, 2019) Even today, the economics of Madeira is very dependent on the ocean. The port of Funchal is very important for trade but also for cruise shipping companies because they consider this as their main dock. This port is responsible for 88% of imports and 12% of exports. (ToMadeira, 2017) The export is also very important for the island, mainly of agricultural commodities (sugar, wine, fruit, flowers). Even though the emigration to the mainland, Madeira is not completely self-sufficient, it is necessary to import meat, corn and so one. (EURES, 2018)</w:t>
      </w:r>
    </w:p>
    <w:p w14:paraId="000001B4" w14:textId="33BB6C95" w:rsidR="00223A2A" w:rsidRPr="00C75E91" w:rsidRDefault="00105CFA">
      <w:pPr>
        <w:rPr>
          <w:lang w:val="en-US"/>
        </w:rPr>
      </w:pPr>
      <w:r w:rsidRPr="00C75E91">
        <w:rPr>
          <w:lang w:val="en-US"/>
        </w:rPr>
        <w:t>Madeira has about 260.000 inhabitants, 75% of all inhabitants live in 35% of the island. This populated part is on the south on the island, mainly in the capital, Funchal. In Funchal live about 45% of the whole population in Madeira. In 2014, there were 46,8% of males and 53,2% of females. The average age on the island is 40 years. (Direção Regional de Estatística da Madeira, 2018)</w:t>
      </w:r>
      <w:r w:rsidR="00635973">
        <w:rPr>
          <w:lang w:val="en-US"/>
        </w:rPr>
        <w:t xml:space="preserve"> </w:t>
      </w:r>
      <w:r w:rsidRPr="00C75E91">
        <w:rPr>
          <w:lang w:val="en-US"/>
        </w:rPr>
        <w:t>In Madeira, there are 69 % of people with age between 15 – 64 years, 19 % are older than 64 years old and 12 % of people with age less than 15 years. The island is inhabited mainly with Portuguese (97 %). (CityPopulation, c1998-2019)</w:t>
      </w:r>
    </w:p>
    <w:p w14:paraId="000001B5" w14:textId="77777777" w:rsidR="00223A2A" w:rsidRPr="00C75E91" w:rsidRDefault="00105CFA">
      <w:pPr>
        <w:pStyle w:val="Nadpis3"/>
        <w:numPr>
          <w:ilvl w:val="2"/>
          <w:numId w:val="3"/>
        </w:numPr>
        <w:rPr>
          <w:lang w:val="en-US"/>
        </w:rPr>
      </w:pPr>
      <w:r w:rsidRPr="00C75E91">
        <w:rPr>
          <w:lang w:val="en-US"/>
        </w:rPr>
        <w:t>Realization assumptions</w:t>
      </w:r>
    </w:p>
    <w:p w14:paraId="000001B7" w14:textId="77777777" w:rsidR="00223A2A" w:rsidRPr="00C75E91" w:rsidRDefault="00105CFA">
      <w:pPr>
        <w:rPr>
          <w:color w:val="0563C1"/>
          <w:u w:val="single"/>
          <w:lang w:val="en-US"/>
        </w:rPr>
      </w:pPr>
      <w:r w:rsidRPr="00C75E91">
        <w:rPr>
          <w:lang w:val="en-US"/>
        </w:rPr>
        <w:t>As Madeira is an island, the most common way to get there is by plane. The airport is named by Cristiano Ronaldo and was opened in 1964. At the beginning the runway was only 1600 m long but after a huge accident, the runway was extended and now is 2781 m long. The airport is considered as one of the most challenging because of the winds so it is necessary for pilots to have special training for landing in this area. (MadeiraWEB, c1997-2018)</w:t>
      </w:r>
    </w:p>
    <w:p w14:paraId="000001B8" w14:textId="77777777" w:rsidR="00223A2A" w:rsidRPr="00C75E91" w:rsidRDefault="00105CFA">
      <w:pPr>
        <w:rPr>
          <w:lang w:val="en-US"/>
        </w:rPr>
      </w:pPr>
      <w:r w:rsidRPr="00C75E91">
        <w:rPr>
          <w:lang w:val="en-US"/>
        </w:rPr>
        <w:t>Main cities on the island are connected by highway, that adds many benefits for travelling. Madeira is also famous for the number of bridges and tunnels (in total about 100) through huge rocks, that have been mostly built in the 19th century. The total highway network is 140 km, it does not seem like a lot, but it is important to mention, that the island measure only 57 km in length, 23 km in width. (The Escape Hunter, 2014)</w:t>
      </w:r>
    </w:p>
    <w:p w14:paraId="000001BF" w14:textId="72612840" w:rsidR="00223A2A" w:rsidRPr="00C75E91" w:rsidRDefault="00105CFA">
      <w:pPr>
        <w:rPr>
          <w:lang w:val="en-US"/>
        </w:rPr>
      </w:pPr>
      <w:r w:rsidRPr="00C75E91">
        <w:rPr>
          <w:lang w:val="en-US"/>
        </w:rPr>
        <w:lastRenderedPageBreak/>
        <w:t xml:space="preserve">Madeira offers plenty of options for accommodation. Booking.com offers on their websites nearly </w:t>
      </w:r>
      <w:r w:rsidR="00DD1CDA">
        <w:rPr>
          <w:lang w:val="en-US"/>
        </w:rPr>
        <w:t>2,5</w:t>
      </w:r>
      <w:r w:rsidRPr="00C75E91">
        <w:rPr>
          <w:lang w:val="en-US"/>
        </w:rPr>
        <w:t>00 places to accomm</w:t>
      </w:r>
      <w:r w:rsidR="00DD1CDA">
        <w:rPr>
          <w:lang w:val="en-US"/>
        </w:rPr>
        <w:t>odate. AirBnB.com offers about 5,0</w:t>
      </w:r>
      <w:r w:rsidRPr="00C75E91">
        <w:rPr>
          <w:lang w:val="en-US"/>
        </w:rPr>
        <w:t>00 rentals (mentioned in detail later). Hotelscanner.com offers more than 2,000 hotels in Madeira and about 1,000 only in Funchal. In Madeira, there is a huge network of hotels. Some of the biggest group are Pestana Hotels or PortoBay Hotels. These hotels belong to the 4* or 5* hotels on the island and the price according to (Booking.com) can be 120€ per night but also 300€ per night.</w:t>
      </w:r>
      <w:r w:rsidR="00635973">
        <w:rPr>
          <w:lang w:val="en-US"/>
        </w:rPr>
        <w:t xml:space="preserve"> </w:t>
      </w:r>
      <w:r w:rsidRPr="00C75E91">
        <w:rPr>
          <w:lang w:val="en-US"/>
        </w:rPr>
        <w:t>Most of the hotels are not located in the old town, but a little further, in part of the town called LIDO.</w:t>
      </w:r>
      <w:r w:rsidR="00635973">
        <w:rPr>
          <w:lang w:val="en-US"/>
        </w:rPr>
        <w:t xml:space="preserve"> </w:t>
      </w:r>
      <w:r w:rsidRPr="00C75E91">
        <w:rPr>
          <w:lang w:val="en-US"/>
        </w:rPr>
        <w:t>In Funchal, there is also a cheaper way to accommodate, for example in hostels or apartments. The price according to (Booking.com) can be about 12€.</w:t>
      </w:r>
    </w:p>
    <w:p w14:paraId="000001C0" w14:textId="77777777" w:rsidR="00223A2A" w:rsidRPr="00C75E91" w:rsidRDefault="00105CFA" w:rsidP="00E425FA">
      <w:pPr>
        <w:pStyle w:val="Nadpis2"/>
        <w:numPr>
          <w:ilvl w:val="1"/>
          <w:numId w:val="3"/>
        </w:numPr>
        <w:rPr>
          <w:lang w:val="en-US"/>
        </w:rPr>
      </w:pPr>
      <w:bookmarkStart w:id="24" w:name="_heading=h.gjdgxs" w:colFirst="0" w:colLast="0"/>
      <w:bookmarkEnd w:id="24"/>
      <w:r w:rsidRPr="00C75E91">
        <w:rPr>
          <w:lang w:val="en-US"/>
        </w:rPr>
        <w:t>Madeira shared accommodation situation April 2018</w:t>
      </w:r>
    </w:p>
    <w:p w14:paraId="000001D4" w14:textId="5F20275B" w:rsidR="00223A2A" w:rsidRPr="00C75E91" w:rsidRDefault="00787FBC" w:rsidP="00787FBC">
      <w:pPr>
        <w:ind w:firstLine="708"/>
        <w:rPr>
          <w:lang w:val="en-US"/>
        </w:rPr>
      </w:pPr>
      <w:r>
        <w:rPr>
          <w:lang w:val="en-US"/>
        </w:rPr>
        <w:t>M</w:t>
      </w:r>
      <w:r w:rsidR="00105CFA" w:rsidRPr="00C75E91">
        <w:rPr>
          <w:lang w:val="en-US"/>
        </w:rPr>
        <w:t>adeira is very open to shared accommodation, on the 18</w:t>
      </w:r>
      <w:r w:rsidR="00105CFA" w:rsidRPr="00C75E91">
        <w:rPr>
          <w:vertAlign w:val="superscript"/>
          <w:lang w:val="en-US"/>
        </w:rPr>
        <w:t xml:space="preserve">th </w:t>
      </w:r>
      <w:r w:rsidR="00105CFA" w:rsidRPr="00C75E91">
        <w:rPr>
          <w:lang w:val="en-US"/>
        </w:rPr>
        <w:t xml:space="preserve">of April 2018, there were </w:t>
      </w:r>
      <w:r w:rsidR="00105CFA" w:rsidRPr="00DB6B21">
        <w:rPr>
          <w:b/>
          <w:lang w:val="en-US"/>
        </w:rPr>
        <w:t>4,604 rentals</w:t>
      </w:r>
      <w:r w:rsidR="00105CFA" w:rsidRPr="00C75E91">
        <w:rPr>
          <w:lang w:val="en-US"/>
        </w:rPr>
        <w:t xml:space="preserve"> including Porto Santo with 110 rentals. The visitor can choose an entire home, private room (shared common areas) or shared room (with someone else). The most extended offer is to rent the </w:t>
      </w:r>
      <w:r w:rsidR="00105CFA" w:rsidRPr="00DB6B21">
        <w:rPr>
          <w:b/>
          <w:lang w:val="en-US"/>
        </w:rPr>
        <w:t>entire home</w:t>
      </w:r>
      <w:r w:rsidR="00105CFA" w:rsidRPr="00C75E91">
        <w:rPr>
          <w:lang w:val="en-US"/>
        </w:rPr>
        <w:t xml:space="preserve"> (4 220 rentals</w:t>
      </w:r>
      <w:r w:rsidR="00105CFA" w:rsidRPr="00DB6B21">
        <w:rPr>
          <w:lang w:val="en-US"/>
        </w:rPr>
        <w:t>,</w:t>
      </w:r>
      <w:r w:rsidR="00105CFA" w:rsidRPr="00DB6B21">
        <w:rPr>
          <w:b/>
          <w:lang w:val="en-US"/>
        </w:rPr>
        <w:t xml:space="preserve"> 92%</w:t>
      </w:r>
      <w:r w:rsidR="00105CFA" w:rsidRPr="00C75E91">
        <w:rPr>
          <w:lang w:val="en-US"/>
        </w:rPr>
        <w:t>). There are 350 private rooms (7%) and only 34 shared rooms (1%). Each rental has a different size. The most common rental (entire home) is with two bedrooms (32</w:t>
      </w:r>
      <w:r w:rsidRPr="00C75E91">
        <w:rPr>
          <w:lang w:val="en-US"/>
        </w:rPr>
        <w:t>,5</w:t>
      </w:r>
      <w:r w:rsidR="00105CFA" w:rsidRPr="00C75E91">
        <w:rPr>
          <w:lang w:val="en-US"/>
        </w:rPr>
        <w:t>%) and one-bedroom (32</w:t>
      </w:r>
      <w:r w:rsidRPr="00C75E91">
        <w:rPr>
          <w:lang w:val="en-US"/>
        </w:rPr>
        <w:t>,5</w:t>
      </w:r>
      <w:r w:rsidR="00105CFA" w:rsidRPr="00C75E91">
        <w:rPr>
          <w:lang w:val="en-US"/>
        </w:rPr>
        <w:t>%), the others (35%) - studio 2%, three-bedroom 22%, more bedrooms 11%.</w:t>
      </w:r>
      <w:r>
        <w:rPr>
          <w:lang w:val="en-US"/>
        </w:rPr>
        <w:t xml:space="preserve"> Price of the rental obviously depends on the choice of visitor (entire house, only room etc.). The average pricing for entire home is </w:t>
      </w:r>
      <w:r w:rsidRPr="00C75E91">
        <w:rPr>
          <w:color w:val="000000"/>
          <w:lang w:val="en-US"/>
        </w:rPr>
        <w:t>58</w:t>
      </w:r>
      <w:r w:rsidRPr="00C75E91">
        <w:rPr>
          <w:color w:val="222222"/>
          <w:highlight w:val="white"/>
          <w:lang w:val="en-US"/>
        </w:rPr>
        <w:t xml:space="preserve"> €</w:t>
      </w:r>
      <w:r>
        <w:rPr>
          <w:color w:val="222222"/>
          <w:lang w:val="en-US"/>
        </w:rPr>
        <w:t xml:space="preserve">, private room </w:t>
      </w:r>
      <w:r w:rsidRPr="00C75E91">
        <w:rPr>
          <w:color w:val="000000"/>
          <w:lang w:val="en-US"/>
        </w:rPr>
        <w:t xml:space="preserve">37 </w:t>
      </w:r>
      <w:r w:rsidRPr="00C75E91">
        <w:rPr>
          <w:color w:val="222222"/>
          <w:highlight w:val="white"/>
          <w:lang w:val="en-US"/>
        </w:rPr>
        <w:t>€</w:t>
      </w:r>
      <w:r>
        <w:rPr>
          <w:color w:val="222222"/>
          <w:lang w:val="en-US"/>
        </w:rPr>
        <w:t xml:space="preserve"> and shared room </w:t>
      </w:r>
      <w:r w:rsidRPr="00C75E91">
        <w:rPr>
          <w:color w:val="000000"/>
          <w:lang w:val="en-US"/>
        </w:rPr>
        <w:t>16</w:t>
      </w:r>
      <w:r w:rsidRPr="00C75E91">
        <w:rPr>
          <w:color w:val="222222"/>
          <w:highlight w:val="white"/>
          <w:lang w:val="en-US"/>
        </w:rPr>
        <w:t xml:space="preserve"> €</w:t>
      </w:r>
      <w:r>
        <w:rPr>
          <w:color w:val="222222"/>
          <w:lang w:val="en-US"/>
        </w:rPr>
        <w:t xml:space="preserve">. </w:t>
      </w:r>
      <w:r w:rsidR="00105CFA" w:rsidRPr="00C75E91">
        <w:rPr>
          <w:lang w:val="en-US"/>
        </w:rPr>
        <w:t xml:space="preserve">The </w:t>
      </w:r>
      <w:r w:rsidRPr="00C75E91">
        <w:rPr>
          <w:lang w:val="en-US"/>
        </w:rPr>
        <w:t>month, which generates the most revenue per available rental,</w:t>
      </w:r>
      <w:r w:rsidR="00105CFA" w:rsidRPr="00C75E91">
        <w:rPr>
          <w:lang w:val="en-US"/>
        </w:rPr>
        <w:t xml:space="preserve"> is August, followed by July and September. The second half of January and the first half of December are the weakest parts of the year.</w:t>
      </w:r>
      <w:r>
        <w:rPr>
          <w:lang w:val="en-US"/>
        </w:rPr>
        <w:t xml:space="preserve"> </w:t>
      </w:r>
      <w:r w:rsidR="00105CFA" w:rsidRPr="00C75E91">
        <w:rPr>
          <w:lang w:val="en-US"/>
        </w:rPr>
        <w:t>During March 2018, 2 221 rentals had at least one booked night. That means that the occupancy was 55 %.</w:t>
      </w:r>
      <w:r w:rsidR="008A51AF">
        <w:rPr>
          <w:lang w:val="en-US"/>
        </w:rPr>
        <w:t xml:space="preserve"> </w:t>
      </w:r>
    </w:p>
    <w:p w14:paraId="4344E026" w14:textId="77777777" w:rsidR="008A51AF" w:rsidRDefault="008A51AF">
      <w:pPr>
        <w:rPr>
          <w:lang w:val="en-US"/>
        </w:rPr>
      </w:pPr>
      <w:r>
        <w:rPr>
          <w:lang w:val="en-US"/>
        </w:rPr>
        <w:br w:type="page"/>
      </w:r>
    </w:p>
    <w:p w14:paraId="000001D5" w14:textId="76C01DD1" w:rsidR="00223A2A" w:rsidRPr="00C75E91" w:rsidRDefault="00105CFA">
      <w:pPr>
        <w:rPr>
          <w:lang w:val="en-US"/>
        </w:rPr>
      </w:pPr>
      <w:r w:rsidRPr="00C75E91">
        <w:rPr>
          <w:lang w:val="en-US"/>
        </w:rPr>
        <w:lastRenderedPageBreak/>
        <w:t xml:space="preserve">Naturally, the most rentals are in the capital, Funchal, but whole south seaside is full of rentals. In the north there are rentals only in bigger cities such as Porto Moniz, Sao Vicente, Santana or Porto da Cruz. </w:t>
      </w:r>
      <w:r w:rsidR="00DB6B21" w:rsidRPr="00DB6B21">
        <w:rPr>
          <w:lang w:val="en-US"/>
        </w:rPr>
        <w:t>(AirDNA, c2015-2019)</w:t>
      </w:r>
    </w:p>
    <w:p w14:paraId="000001D8" w14:textId="7962A85B" w:rsidR="00223A2A" w:rsidRPr="00C75E91" w:rsidRDefault="00635973">
      <w:pPr>
        <w:rPr>
          <w:lang w:val="en-US"/>
        </w:rPr>
      </w:pPr>
      <w:r w:rsidRPr="00C75E91">
        <w:rPr>
          <w:noProof/>
          <w:lang w:val="cs-CZ"/>
        </w:rPr>
        <w:drawing>
          <wp:anchor distT="0" distB="0" distL="114300" distR="114300" simplePos="0" relativeHeight="251699200" behindDoc="0" locked="0" layoutInCell="1" hidden="0" allowOverlap="1" wp14:anchorId="050EAF98" wp14:editId="08292AC7">
            <wp:simplePos x="0" y="0"/>
            <wp:positionH relativeFrom="margin">
              <wp:posOffset>215265</wp:posOffset>
            </wp:positionH>
            <wp:positionV relativeFrom="paragraph">
              <wp:posOffset>135255</wp:posOffset>
            </wp:positionV>
            <wp:extent cx="4790440" cy="2962275"/>
            <wp:effectExtent l="0" t="0" r="0" b="9525"/>
            <wp:wrapSquare wrapText="bothSides" distT="0" distB="0" distL="114300" distR="114300"/>
            <wp:docPr id="4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l="39021" t="29688" r="5093" b="8877"/>
                    <a:stretch>
                      <a:fillRect/>
                    </a:stretch>
                  </pic:blipFill>
                  <pic:spPr>
                    <a:xfrm>
                      <a:off x="0" y="0"/>
                      <a:ext cx="4790440" cy="2962275"/>
                    </a:xfrm>
                    <a:prstGeom prst="rect">
                      <a:avLst/>
                    </a:prstGeom>
                    <a:ln/>
                  </pic:spPr>
                </pic:pic>
              </a:graphicData>
            </a:graphic>
          </wp:anchor>
        </w:drawing>
      </w:r>
      <w:r w:rsidRPr="00C75E91">
        <w:rPr>
          <w:noProof/>
          <w:lang w:val="cs-CZ"/>
        </w:rPr>
        <mc:AlternateContent>
          <mc:Choice Requires="wps">
            <w:drawing>
              <wp:anchor distT="0" distB="0" distL="114300" distR="114300" simplePos="0" relativeHeight="251877376" behindDoc="0" locked="0" layoutInCell="1" allowOverlap="1" wp14:anchorId="20E4340A" wp14:editId="6ECDF670">
                <wp:simplePos x="0" y="0"/>
                <wp:positionH relativeFrom="column">
                  <wp:posOffset>-138430</wp:posOffset>
                </wp:positionH>
                <wp:positionV relativeFrom="paragraph">
                  <wp:posOffset>0</wp:posOffset>
                </wp:positionV>
                <wp:extent cx="4790440" cy="133350"/>
                <wp:effectExtent l="0" t="0" r="0" b="0"/>
                <wp:wrapSquare wrapText="bothSides"/>
                <wp:docPr id="324" name="Textové pole 324"/>
                <wp:cNvGraphicFramePr/>
                <a:graphic xmlns:a="http://schemas.openxmlformats.org/drawingml/2006/main">
                  <a:graphicData uri="http://schemas.microsoft.com/office/word/2010/wordprocessingShape">
                    <wps:wsp>
                      <wps:cNvSpPr txBox="1"/>
                      <wps:spPr>
                        <a:xfrm>
                          <a:off x="0" y="0"/>
                          <a:ext cx="4790440" cy="133350"/>
                        </a:xfrm>
                        <a:prstGeom prst="rect">
                          <a:avLst/>
                        </a:prstGeom>
                        <a:solidFill>
                          <a:prstClr val="white"/>
                        </a:solidFill>
                        <a:ln>
                          <a:noFill/>
                        </a:ln>
                      </wps:spPr>
                      <wps:txbx>
                        <w:txbxContent>
                          <w:p w14:paraId="6DCF81DF" w14:textId="1B88A417" w:rsidR="00DD6163" w:rsidRPr="00C32FED" w:rsidRDefault="00DD6163">
                            <w:pPr>
                              <w:pStyle w:val="Zdroje"/>
                              <w:jc w:val="left"/>
                              <w:rPr>
                                <w:sz w:val="24"/>
                              </w:rPr>
                            </w:pPr>
                            <w:r>
                              <w:t xml:space="preserve">Picture </w:t>
                            </w:r>
                            <w:fldSimple w:instr=" SEQ Picture \* ARABIC ">
                              <w:r>
                                <w:rPr>
                                  <w:noProof/>
                                </w:rPr>
                                <w:t>20</w:t>
                              </w:r>
                            </w:fldSimple>
                            <w:r>
                              <w:t xml:space="preserve"> Map of AirBnB, Madeira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4340A" id="Textové pole 324" o:spid="_x0000_s1066" type="#_x0000_t202" style="position:absolute;left:0;text-align:left;margin-left:-10.9pt;margin-top:0;width:377.2pt;height:10.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" stroked="f">
                <v:textbox inset="0,0,0,0">
                  <w:txbxContent>
                    <w:p w14:paraId="6DCF81DF" w14:textId="1B88A417" w:rsidR="00DD6163" w:rsidRPr="00C32FED" w:rsidRDefault="00DD6163">
                      <w:pPr>
                        <w:pStyle w:val="Zdroje"/>
                        <w:jc w:val="left"/>
                        <w:rPr>
                          <w:sz w:val="24"/>
                        </w:rPr>
                      </w:pPr>
                      <w:r>
                        <w:t xml:space="preserve">Picture </w:t>
                      </w:r>
                      <w:fldSimple w:instr=" SEQ Picture \* ARABIC ">
                        <w:r>
                          <w:rPr>
                            <w:noProof/>
                          </w:rPr>
                          <w:t>20</w:t>
                        </w:r>
                      </w:fldSimple>
                      <w:r>
                        <w:t xml:space="preserve"> Map of AirBnB, Madeira</w:t>
                      </w:r>
                    </w:p>
                  </w:txbxContent>
                </v:textbox>
                <w10:wrap type="square"/>
              </v:shape>
            </w:pict>
          </mc:Fallback>
        </mc:AlternateContent>
      </w:r>
      <w:r w:rsidR="00AC0115">
        <w:rPr>
          <w:noProof/>
          <w:lang w:val="cs-CZ"/>
        </w:rPr>
        <mc:AlternateContent>
          <mc:Choice Requires="wps">
            <w:drawing>
              <wp:anchor distT="0" distB="0" distL="114300" distR="114300" simplePos="0" relativeHeight="252114944" behindDoc="0" locked="0" layoutInCell="1" allowOverlap="1" wp14:anchorId="3BAD443B" wp14:editId="2EBE158F">
                <wp:simplePos x="0" y="0"/>
                <wp:positionH relativeFrom="column">
                  <wp:posOffset>304165</wp:posOffset>
                </wp:positionH>
                <wp:positionV relativeFrom="paragraph">
                  <wp:posOffset>3270250</wp:posOffset>
                </wp:positionV>
                <wp:extent cx="4790440" cy="635"/>
                <wp:effectExtent l="0" t="0" r="0" b="0"/>
                <wp:wrapSquare wrapText="bothSides"/>
                <wp:docPr id="464" name="Textové pole 464"/>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14:paraId="1FFAF02B" w14:textId="75D7F4AA" w:rsidR="00DD6163" w:rsidRPr="00C85773" w:rsidRDefault="00DD6163" w:rsidP="00AC0115">
                            <w:pPr>
                              <w:pStyle w:val="Zdroje"/>
                              <w:rPr>
                                <w:noProof/>
                                <w:sz w:val="24"/>
                              </w:rPr>
                            </w:pPr>
                            <w:r>
                              <w:t>Source AirDNA,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D443B" id="Textové pole 464" o:spid="_x0000_s1067" type="#_x0000_t202" style="position:absolute;left:0;text-align:left;margin-left:23.95pt;margin-top:257.5pt;width:377.2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" stroked="f">
                <v:textbox style="mso-fit-shape-to-text:t" inset="0,0,0,0">
                  <w:txbxContent>
                    <w:p w14:paraId="1FFAF02B" w14:textId="75D7F4AA" w:rsidR="00DD6163" w:rsidRPr="00C85773" w:rsidRDefault="00DD6163" w:rsidP="00AC0115">
                      <w:pPr>
                        <w:pStyle w:val="Zdroje"/>
                        <w:rPr>
                          <w:noProof/>
                          <w:sz w:val="24"/>
                        </w:rPr>
                      </w:pPr>
                      <w:r>
                        <w:t>Source AirDNA, 2019</w:t>
                      </w:r>
                    </w:p>
                  </w:txbxContent>
                </v:textbox>
                <w10:wrap type="square"/>
              </v:shape>
            </w:pict>
          </mc:Fallback>
        </mc:AlternateContent>
      </w:r>
      <w:r w:rsidR="00DB6B21">
        <w:rPr>
          <w:lang w:val="en-US"/>
        </w:rPr>
        <w:t xml:space="preserve">The number of rentals is growing rapidly fast. </w:t>
      </w:r>
      <w:r w:rsidR="00105CFA" w:rsidRPr="00C75E91">
        <w:rPr>
          <w:lang w:val="en-US"/>
        </w:rPr>
        <w:t xml:space="preserve">In 2010 there were only 3 rentals, in 2014 already 624 rentals and in 2018 4,604 rentals. That means </w:t>
      </w:r>
      <w:r w:rsidR="00105CFA" w:rsidRPr="00DB6B21">
        <w:rPr>
          <w:b/>
          <w:lang w:val="en-US"/>
        </w:rPr>
        <w:t>annual growth of 59%.</w:t>
      </w:r>
    </w:p>
    <w:p w14:paraId="000001D9" w14:textId="2A2809B2" w:rsidR="00223A2A" w:rsidRPr="00C75E91" w:rsidRDefault="00E67B50">
      <w:pPr>
        <w:rPr>
          <w:lang w:val="en-US"/>
        </w:rPr>
      </w:pPr>
      <w:r w:rsidRPr="00C75E91">
        <w:rPr>
          <w:noProof/>
          <w:lang w:val="cs-CZ"/>
        </w:rPr>
        <w:drawing>
          <wp:anchor distT="0" distB="0" distL="114300" distR="114300" simplePos="0" relativeHeight="251700224" behindDoc="0" locked="0" layoutInCell="1" hidden="0" allowOverlap="1" wp14:anchorId="4003B642" wp14:editId="5D08C9E5">
            <wp:simplePos x="0" y="0"/>
            <wp:positionH relativeFrom="margin">
              <wp:align>center</wp:align>
            </wp:positionH>
            <wp:positionV relativeFrom="paragraph">
              <wp:posOffset>236855</wp:posOffset>
            </wp:positionV>
            <wp:extent cx="4505325" cy="2295525"/>
            <wp:effectExtent l="0" t="0" r="9525" b="9525"/>
            <wp:wrapSquare wrapText="bothSides" distT="0" distB="0" distL="114300" distR="114300"/>
            <wp:docPr id="4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505325" cy="2295525"/>
                    </a:xfrm>
                    <a:prstGeom prst="rect">
                      <a:avLst/>
                    </a:prstGeom>
                    <a:ln/>
                  </pic:spPr>
                </pic:pic>
              </a:graphicData>
            </a:graphic>
          </wp:anchor>
        </w:drawing>
      </w:r>
      <w:r w:rsidRPr="00C75E91">
        <w:rPr>
          <w:noProof/>
          <w:lang w:val="cs-CZ"/>
        </w:rPr>
        <mc:AlternateContent>
          <mc:Choice Requires="wps">
            <w:drawing>
              <wp:anchor distT="0" distB="0" distL="114300" distR="114300" simplePos="0" relativeHeight="251881472" behindDoc="0" locked="0" layoutInCell="1" allowOverlap="1" wp14:anchorId="1B1A749D" wp14:editId="3E2A12C2">
                <wp:simplePos x="0" y="0"/>
                <wp:positionH relativeFrom="margin">
                  <wp:align>left</wp:align>
                </wp:positionH>
                <wp:positionV relativeFrom="paragraph">
                  <wp:posOffset>13335</wp:posOffset>
                </wp:positionV>
                <wp:extent cx="4505325" cy="171450"/>
                <wp:effectExtent l="0" t="0" r="9525" b="0"/>
                <wp:wrapSquare wrapText="bothSides"/>
                <wp:docPr id="326" name="Textové pole 326"/>
                <wp:cNvGraphicFramePr/>
                <a:graphic xmlns:a="http://schemas.openxmlformats.org/drawingml/2006/main">
                  <a:graphicData uri="http://schemas.microsoft.com/office/word/2010/wordprocessingShape">
                    <wps:wsp>
                      <wps:cNvSpPr txBox="1"/>
                      <wps:spPr>
                        <a:xfrm>
                          <a:off x="0" y="0"/>
                          <a:ext cx="4505325" cy="171450"/>
                        </a:xfrm>
                        <a:prstGeom prst="rect">
                          <a:avLst/>
                        </a:prstGeom>
                        <a:solidFill>
                          <a:prstClr val="white"/>
                        </a:solidFill>
                        <a:ln>
                          <a:noFill/>
                        </a:ln>
                      </wps:spPr>
                      <wps:txbx>
                        <w:txbxContent>
                          <w:p w14:paraId="059DBEFE" w14:textId="06FB9B75" w:rsidR="00DD6163" w:rsidRPr="002A7A6E" w:rsidRDefault="00DD6163" w:rsidP="00E67B50">
                            <w:pPr>
                              <w:pStyle w:val="Zdroje"/>
                              <w:jc w:val="left"/>
                              <w:rPr>
                                <w:noProof/>
                                <w:sz w:val="24"/>
                              </w:rPr>
                            </w:pPr>
                            <w:r>
                              <w:t xml:space="preserve">Picture </w:t>
                            </w:r>
                            <w:fldSimple w:instr=" SEQ Picture \* ARABIC ">
                              <w:r>
                                <w:rPr>
                                  <w:noProof/>
                                </w:rPr>
                                <w:t>21</w:t>
                              </w:r>
                            </w:fldSimple>
                            <w:r>
                              <w:t xml:space="preserve"> The rental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A749D" id="Textové pole 326" o:spid="_x0000_s1068" type="#_x0000_t202" style="position:absolute;left:0;text-align:left;margin-left:0;margin-top:1.05pt;width:354.75pt;height:13.5pt;z-index:2518814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" stroked="f">
                <v:textbox inset="0,0,0,0">
                  <w:txbxContent>
                    <w:p w14:paraId="059DBEFE" w14:textId="06FB9B75" w:rsidR="00DD6163" w:rsidRPr="002A7A6E" w:rsidRDefault="00DD6163" w:rsidP="00E67B50">
                      <w:pPr>
                        <w:pStyle w:val="Zdroje"/>
                        <w:jc w:val="left"/>
                        <w:rPr>
                          <w:noProof/>
                          <w:sz w:val="24"/>
                        </w:rPr>
                      </w:pPr>
                      <w:r>
                        <w:t xml:space="preserve">Picture </w:t>
                      </w:r>
                      <w:fldSimple w:instr=" SEQ Picture \* ARABIC ">
                        <w:r>
                          <w:rPr>
                            <w:noProof/>
                          </w:rPr>
                          <w:t>21</w:t>
                        </w:r>
                      </w:fldSimple>
                      <w:r>
                        <w:t xml:space="preserve"> The rental growth</w:t>
                      </w:r>
                    </w:p>
                  </w:txbxContent>
                </v:textbox>
                <w10:wrap type="square" anchorx="margin"/>
              </v:shape>
            </w:pict>
          </mc:Fallback>
        </mc:AlternateContent>
      </w:r>
    </w:p>
    <w:p w14:paraId="000001DA" w14:textId="77777777" w:rsidR="00223A2A" w:rsidRPr="00C75E91" w:rsidRDefault="00223A2A">
      <w:pPr>
        <w:rPr>
          <w:lang w:val="en-US"/>
        </w:rPr>
      </w:pPr>
    </w:p>
    <w:p w14:paraId="000001DB" w14:textId="77777777" w:rsidR="00223A2A" w:rsidRPr="00C75E91" w:rsidRDefault="00223A2A">
      <w:pPr>
        <w:rPr>
          <w:lang w:val="en-US"/>
        </w:rPr>
      </w:pPr>
    </w:p>
    <w:p w14:paraId="000001DC" w14:textId="1C0F21BF" w:rsidR="00223A2A" w:rsidRPr="00C75E91" w:rsidRDefault="00223A2A">
      <w:pPr>
        <w:rPr>
          <w:lang w:val="en-US"/>
        </w:rPr>
      </w:pPr>
    </w:p>
    <w:p w14:paraId="0B8E4F6B" w14:textId="6D8963BB" w:rsidR="00E67B50" w:rsidRPr="00C75E91" w:rsidRDefault="00E67B50">
      <w:pPr>
        <w:rPr>
          <w:lang w:val="en-US"/>
        </w:rPr>
      </w:pPr>
    </w:p>
    <w:p w14:paraId="4AC3EF0D" w14:textId="6BFBCD48" w:rsidR="00E67B50" w:rsidRPr="00C75E91" w:rsidRDefault="00E67B50">
      <w:pPr>
        <w:rPr>
          <w:lang w:val="en-US"/>
        </w:rPr>
      </w:pPr>
    </w:p>
    <w:p w14:paraId="283D341B" w14:textId="4AB4EDBE" w:rsidR="00E67B50" w:rsidRPr="00C75E91" w:rsidRDefault="00E67B50">
      <w:pPr>
        <w:rPr>
          <w:lang w:val="en-US"/>
        </w:rPr>
      </w:pPr>
      <w:r w:rsidRPr="00C75E91">
        <w:rPr>
          <w:noProof/>
          <w:lang w:val="cs-CZ"/>
        </w:rPr>
        <mc:AlternateContent>
          <mc:Choice Requires="wps">
            <w:drawing>
              <wp:anchor distT="0" distB="0" distL="114300" distR="114300" simplePos="0" relativeHeight="251879424" behindDoc="0" locked="0" layoutInCell="1" allowOverlap="1" wp14:anchorId="1A82AC7C" wp14:editId="672DEAEA">
                <wp:simplePos x="0" y="0"/>
                <wp:positionH relativeFrom="margin">
                  <wp:posOffset>3196590</wp:posOffset>
                </wp:positionH>
                <wp:positionV relativeFrom="paragraph">
                  <wp:posOffset>286385</wp:posOffset>
                </wp:positionV>
                <wp:extent cx="1771015" cy="171450"/>
                <wp:effectExtent l="0" t="0" r="635" b="0"/>
                <wp:wrapSquare wrapText="bothSides"/>
                <wp:docPr id="325" name="Textové pole 325"/>
                <wp:cNvGraphicFramePr/>
                <a:graphic xmlns:a="http://schemas.openxmlformats.org/drawingml/2006/main">
                  <a:graphicData uri="http://schemas.microsoft.com/office/word/2010/wordprocessingShape">
                    <wps:wsp>
                      <wps:cNvSpPr txBox="1"/>
                      <wps:spPr>
                        <a:xfrm>
                          <a:off x="0" y="0"/>
                          <a:ext cx="1771015" cy="171450"/>
                        </a:xfrm>
                        <a:prstGeom prst="rect">
                          <a:avLst/>
                        </a:prstGeom>
                        <a:solidFill>
                          <a:prstClr val="white"/>
                        </a:solidFill>
                        <a:ln>
                          <a:noFill/>
                        </a:ln>
                      </wps:spPr>
                      <wps:txbx>
                        <w:txbxContent>
                          <w:p w14:paraId="231ABC82" w14:textId="77777777" w:rsidR="00DD6163" w:rsidRPr="00C85773" w:rsidRDefault="00DD6163" w:rsidP="00AC0115">
                            <w:pPr>
                              <w:pStyle w:val="Zdroje"/>
                              <w:rPr>
                                <w:noProof/>
                                <w:sz w:val="24"/>
                              </w:rPr>
                            </w:pPr>
                            <w:r>
                              <w:t xml:space="preserve">Source </w:t>
                            </w:r>
                            <w:r w:rsidRPr="00AC0115">
                              <w:t>AirDNA</w:t>
                            </w:r>
                            <w:r>
                              <w:t>, 2019</w:t>
                            </w:r>
                          </w:p>
                          <w:p w14:paraId="2284C545" w14:textId="2E6CE85B" w:rsidR="00DD6163" w:rsidRPr="00A322F0" w:rsidRDefault="00DD6163" w:rsidP="00E67B5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2AC7C" id="Textové pole 325" o:spid="_x0000_s1069" type="#_x0000_t202" style="position:absolute;left:0;text-align:left;margin-left:251.7pt;margin-top:22.55pt;width:139.45pt;height:13.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" stroked="f">
                <v:textbox inset="0,0,0,0">
                  <w:txbxContent>
                    <w:p w14:paraId="231ABC82" w14:textId="77777777" w:rsidR="00DD6163" w:rsidRPr="00C85773" w:rsidRDefault="00DD6163" w:rsidP="00AC0115">
                      <w:pPr>
                        <w:pStyle w:val="Zdroje"/>
                        <w:rPr>
                          <w:noProof/>
                          <w:sz w:val="24"/>
                        </w:rPr>
                      </w:pPr>
                      <w:r>
                        <w:t xml:space="preserve">Source </w:t>
                      </w:r>
                      <w:r w:rsidRPr="00AC0115">
                        <w:t>AirDNA</w:t>
                      </w:r>
                      <w:r>
                        <w:t>, 2019</w:t>
                      </w:r>
                    </w:p>
                    <w:p w14:paraId="2284C545" w14:textId="2E6CE85B" w:rsidR="00DD6163" w:rsidRPr="00A322F0" w:rsidRDefault="00DD6163" w:rsidP="00E67B50">
                      <w:pPr>
                        <w:pStyle w:val="Zdroje"/>
                        <w:rPr>
                          <w:noProof/>
                          <w:sz w:val="24"/>
                        </w:rPr>
                      </w:pPr>
                    </w:p>
                  </w:txbxContent>
                </v:textbox>
                <w10:wrap type="square" anchorx="margin"/>
              </v:shape>
            </w:pict>
          </mc:Fallback>
        </mc:AlternateContent>
      </w:r>
    </w:p>
    <w:p w14:paraId="000001DE" w14:textId="4D5FB2CF" w:rsidR="00AB5EFA" w:rsidRDefault="00AB5EFA">
      <w:pPr>
        <w:rPr>
          <w:lang w:val="en-US"/>
        </w:rPr>
      </w:pPr>
      <w:r>
        <w:rPr>
          <w:lang w:val="en-US"/>
        </w:rPr>
        <w:br w:type="page"/>
      </w:r>
    </w:p>
    <w:p w14:paraId="09B80EBB" w14:textId="4AC1A91D" w:rsidR="00635973" w:rsidRPr="00C75E91" w:rsidRDefault="00105CFA">
      <w:pPr>
        <w:rPr>
          <w:lang w:val="en-US"/>
        </w:rPr>
      </w:pPr>
      <w:r w:rsidRPr="00C75E91">
        <w:rPr>
          <w:lang w:val="en-US"/>
        </w:rPr>
        <w:lastRenderedPageBreak/>
        <w:t>The following graph shows how many days in advance people are doing</w:t>
      </w:r>
      <w:r w:rsidR="00DB6B21">
        <w:rPr>
          <w:lang w:val="en-US"/>
        </w:rPr>
        <w:t xml:space="preserve"> their reservation for their stay in Madeira.</w:t>
      </w:r>
    </w:p>
    <w:p w14:paraId="000001E2" w14:textId="583D756F" w:rsidR="00223A2A" w:rsidRPr="00C75E91" w:rsidRDefault="00635973">
      <w:pPr>
        <w:rPr>
          <w:lang w:val="en-US"/>
        </w:rPr>
      </w:pPr>
      <w:r w:rsidRPr="00C75E91">
        <w:rPr>
          <w:noProof/>
          <w:lang w:val="cs-CZ"/>
        </w:rPr>
        <mc:AlternateContent>
          <mc:Choice Requires="wps">
            <w:drawing>
              <wp:anchor distT="0" distB="0" distL="114300" distR="114300" simplePos="0" relativeHeight="251883520" behindDoc="0" locked="0" layoutInCell="1" allowOverlap="1" wp14:anchorId="11C9EF3D" wp14:editId="4BE02F57">
                <wp:simplePos x="0" y="0"/>
                <wp:positionH relativeFrom="column">
                  <wp:posOffset>82550</wp:posOffset>
                </wp:positionH>
                <wp:positionV relativeFrom="paragraph">
                  <wp:posOffset>139700</wp:posOffset>
                </wp:positionV>
                <wp:extent cx="4584700" cy="180975"/>
                <wp:effectExtent l="0" t="0" r="6350" b="9525"/>
                <wp:wrapSquare wrapText="bothSides"/>
                <wp:docPr id="327" name="Textové pole 327"/>
                <wp:cNvGraphicFramePr/>
                <a:graphic xmlns:a="http://schemas.openxmlformats.org/drawingml/2006/main">
                  <a:graphicData uri="http://schemas.microsoft.com/office/word/2010/wordprocessingShape">
                    <wps:wsp>
                      <wps:cNvSpPr txBox="1"/>
                      <wps:spPr>
                        <a:xfrm>
                          <a:off x="0" y="0"/>
                          <a:ext cx="4584700" cy="180975"/>
                        </a:xfrm>
                        <a:prstGeom prst="rect">
                          <a:avLst/>
                        </a:prstGeom>
                        <a:solidFill>
                          <a:prstClr val="white"/>
                        </a:solidFill>
                        <a:ln>
                          <a:noFill/>
                        </a:ln>
                      </wps:spPr>
                      <wps:txbx>
                        <w:txbxContent>
                          <w:p w14:paraId="38C4D0E1" w14:textId="6BE1D27A" w:rsidR="00DD6163" w:rsidRPr="00A442D2" w:rsidRDefault="00DD6163" w:rsidP="009A3543">
                            <w:pPr>
                              <w:pStyle w:val="Zdroje"/>
                              <w:keepNext/>
                              <w:jc w:val="left"/>
                              <w:rPr>
                                <w:noProof/>
                                <w:sz w:val="24"/>
                              </w:rPr>
                            </w:pPr>
                            <w:r>
                              <w:t xml:space="preserve">Picture </w:t>
                            </w:r>
                            <w:fldSimple w:instr=" SEQ Picture \* ARABIC ">
                              <w:r>
                                <w:rPr>
                                  <w:noProof/>
                                </w:rPr>
                                <w:t>22</w:t>
                              </w:r>
                            </w:fldSimple>
                            <w:r>
                              <w:t xml:space="preserve"> Booking time in advance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EF3D" id="Textové pole 327" o:spid="_x0000_s1070" type="#_x0000_t202" style="position:absolute;left:0;text-align:left;margin-left:6.5pt;margin-top:11pt;width:361pt;height:14.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" stroked="f">
                <v:textbox inset="0,0,0,0">
                  <w:txbxContent>
                    <w:p w14:paraId="38C4D0E1" w14:textId="6BE1D27A" w:rsidR="00DD6163" w:rsidRPr="00A442D2" w:rsidRDefault="00DD6163" w:rsidP="009A3543">
                      <w:pPr>
                        <w:pStyle w:val="Zdroje"/>
                        <w:keepNext/>
                        <w:jc w:val="left"/>
                        <w:rPr>
                          <w:noProof/>
                          <w:sz w:val="24"/>
                        </w:rPr>
                      </w:pPr>
                      <w:r>
                        <w:t xml:space="preserve">Picture </w:t>
                      </w:r>
                      <w:fldSimple w:instr=" SEQ Picture \* ARABIC ">
                        <w:r>
                          <w:rPr>
                            <w:noProof/>
                          </w:rPr>
                          <w:t>22</w:t>
                        </w:r>
                      </w:fldSimple>
                      <w:r>
                        <w:t xml:space="preserve"> Booking time in advance</w:t>
                      </w:r>
                    </w:p>
                  </w:txbxContent>
                </v:textbox>
                <w10:wrap type="square"/>
              </v:shape>
            </w:pict>
          </mc:Fallback>
        </mc:AlternateContent>
      </w:r>
    </w:p>
    <w:p w14:paraId="000001E3" w14:textId="579C4821" w:rsidR="00223A2A" w:rsidRPr="00C75E91" w:rsidRDefault="00E67B50">
      <w:pPr>
        <w:rPr>
          <w:lang w:val="en-US"/>
        </w:rPr>
      </w:pPr>
      <w:r w:rsidRPr="00C75E91">
        <w:rPr>
          <w:noProof/>
          <w:lang w:val="cs-CZ"/>
        </w:rPr>
        <w:drawing>
          <wp:anchor distT="0" distB="0" distL="114300" distR="114300" simplePos="0" relativeHeight="251701248" behindDoc="0" locked="0" layoutInCell="1" hidden="0" allowOverlap="1" wp14:anchorId="64063F76" wp14:editId="0AAE11FC">
            <wp:simplePos x="0" y="0"/>
            <wp:positionH relativeFrom="column">
              <wp:posOffset>452755</wp:posOffset>
            </wp:positionH>
            <wp:positionV relativeFrom="paragraph">
              <wp:posOffset>71120</wp:posOffset>
            </wp:positionV>
            <wp:extent cx="4584700" cy="2755900"/>
            <wp:effectExtent l="0" t="0" r="0" b="0"/>
            <wp:wrapSquare wrapText="bothSides" distT="0" distB="0" distL="114300" distR="114300"/>
            <wp:docPr id="4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584700" cy="2755900"/>
                    </a:xfrm>
                    <a:prstGeom prst="rect">
                      <a:avLst/>
                    </a:prstGeom>
                    <a:ln/>
                  </pic:spPr>
                </pic:pic>
              </a:graphicData>
            </a:graphic>
          </wp:anchor>
        </w:drawing>
      </w:r>
    </w:p>
    <w:p w14:paraId="000001E4" w14:textId="77777777" w:rsidR="00223A2A" w:rsidRPr="00C75E91" w:rsidRDefault="00223A2A">
      <w:pPr>
        <w:rPr>
          <w:lang w:val="en-US"/>
        </w:rPr>
      </w:pPr>
    </w:p>
    <w:p w14:paraId="000001E5" w14:textId="77777777" w:rsidR="00223A2A" w:rsidRPr="00C75E91" w:rsidRDefault="00223A2A">
      <w:pPr>
        <w:rPr>
          <w:lang w:val="en-US"/>
        </w:rPr>
      </w:pPr>
    </w:p>
    <w:p w14:paraId="000001E6" w14:textId="77777777" w:rsidR="00223A2A" w:rsidRPr="00C75E91" w:rsidRDefault="00223A2A">
      <w:pPr>
        <w:rPr>
          <w:lang w:val="en-US"/>
        </w:rPr>
      </w:pPr>
    </w:p>
    <w:p w14:paraId="000001E7" w14:textId="77777777" w:rsidR="00223A2A" w:rsidRPr="00C75E91" w:rsidRDefault="00223A2A">
      <w:pPr>
        <w:rPr>
          <w:lang w:val="en-US"/>
        </w:rPr>
      </w:pPr>
    </w:p>
    <w:p w14:paraId="000001E8" w14:textId="77777777" w:rsidR="00223A2A" w:rsidRPr="00C75E91" w:rsidRDefault="00223A2A">
      <w:pPr>
        <w:rPr>
          <w:lang w:val="en-US"/>
        </w:rPr>
      </w:pPr>
    </w:p>
    <w:p w14:paraId="000001E9" w14:textId="77777777" w:rsidR="00223A2A" w:rsidRPr="00C75E91" w:rsidRDefault="00223A2A">
      <w:pPr>
        <w:rPr>
          <w:lang w:val="en-US"/>
        </w:rPr>
      </w:pPr>
    </w:p>
    <w:p w14:paraId="000001EA" w14:textId="610BC1C6" w:rsidR="00223A2A" w:rsidRPr="00C75E91" w:rsidRDefault="00223A2A">
      <w:pPr>
        <w:rPr>
          <w:lang w:val="en-US"/>
        </w:rPr>
      </w:pPr>
    </w:p>
    <w:p w14:paraId="0CAFF7A4" w14:textId="74F5643D" w:rsidR="00E67B50" w:rsidRPr="00C75E91" w:rsidRDefault="00E67B50">
      <w:pPr>
        <w:rPr>
          <w:lang w:val="en-US"/>
        </w:rPr>
      </w:pPr>
      <w:r w:rsidRPr="00C75E91">
        <w:rPr>
          <w:noProof/>
          <w:lang w:val="cs-CZ"/>
        </w:rPr>
        <mc:AlternateContent>
          <mc:Choice Requires="wps">
            <w:drawing>
              <wp:anchor distT="0" distB="0" distL="114300" distR="114300" simplePos="0" relativeHeight="251885568" behindDoc="0" locked="0" layoutInCell="1" allowOverlap="1" wp14:anchorId="5BEFF840" wp14:editId="1563F54A">
                <wp:simplePos x="0" y="0"/>
                <wp:positionH relativeFrom="column">
                  <wp:posOffset>454025</wp:posOffset>
                </wp:positionH>
                <wp:positionV relativeFrom="paragraph">
                  <wp:posOffset>227965</wp:posOffset>
                </wp:positionV>
                <wp:extent cx="4584700" cy="219075"/>
                <wp:effectExtent l="0" t="0" r="6350" b="9525"/>
                <wp:wrapSquare wrapText="bothSides"/>
                <wp:docPr id="328" name="Textové pole 328"/>
                <wp:cNvGraphicFramePr/>
                <a:graphic xmlns:a="http://schemas.openxmlformats.org/drawingml/2006/main">
                  <a:graphicData uri="http://schemas.microsoft.com/office/word/2010/wordprocessingShape">
                    <wps:wsp>
                      <wps:cNvSpPr txBox="1"/>
                      <wps:spPr>
                        <a:xfrm>
                          <a:off x="0" y="0"/>
                          <a:ext cx="4584700" cy="219075"/>
                        </a:xfrm>
                        <a:prstGeom prst="rect">
                          <a:avLst/>
                        </a:prstGeom>
                        <a:solidFill>
                          <a:prstClr val="white"/>
                        </a:solidFill>
                        <a:ln>
                          <a:noFill/>
                        </a:ln>
                      </wps:spPr>
                      <wps:txbx>
                        <w:txbxContent>
                          <w:p w14:paraId="0FB5AD63" w14:textId="77777777" w:rsidR="00DD6163" w:rsidRPr="00C85773" w:rsidRDefault="00DD6163" w:rsidP="00AC0115">
                            <w:pPr>
                              <w:pStyle w:val="Zdroje"/>
                              <w:rPr>
                                <w:noProof/>
                                <w:sz w:val="24"/>
                              </w:rPr>
                            </w:pPr>
                            <w:r>
                              <w:t xml:space="preserve">Source </w:t>
                            </w:r>
                            <w:r w:rsidRPr="00AC0115">
                              <w:t>AirDNA</w:t>
                            </w:r>
                            <w:r>
                              <w:t>, 2019</w:t>
                            </w:r>
                          </w:p>
                          <w:p w14:paraId="65B9DE63" w14:textId="50029FB4" w:rsidR="00DD6163" w:rsidRPr="00C13AD7" w:rsidRDefault="00DD6163" w:rsidP="00E67B5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FF840" id="Textové pole 328" o:spid="_x0000_s1071" type="#_x0000_t202" style="position:absolute;left:0;text-align:left;margin-left:35.75pt;margin-top:17.95pt;width:361pt;height:1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" stroked="f">
                <v:textbox inset="0,0,0,0">
                  <w:txbxContent>
                    <w:p w14:paraId="0FB5AD63" w14:textId="77777777" w:rsidR="00DD6163" w:rsidRPr="00C85773" w:rsidRDefault="00DD6163" w:rsidP="00AC0115">
                      <w:pPr>
                        <w:pStyle w:val="Zdroje"/>
                        <w:rPr>
                          <w:noProof/>
                          <w:sz w:val="24"/>
                        </w:rPr>
                      </w:pPr>
                      <w:r>
                        <w:t xml:space="preserve">Source </w:t>
                      </w:r>
                      <w:r w:rsidRPr="00AC0115">
                        <w:t>AirDNA</w:t>
                      </w:r>
                      <w:r>
                        <w:t>, 2019</w:t>
                      </w:r>
                    </w:p>
                    <w:p w14:paraId="65B9DE63" w14:textId="50029FB4" w:rsidR="00DD6163" w:rsidRPr="00C13AD7" w:rsidRDefault="00DD6163" w:rsidP="00E67B50">
                      <w:pPr>
                        <w:pStyle w:val="Zdroje"/>
                        <w:rPr>
                          <w:noProof/>
                          <w:sz w:val="24"/>
                        </w:rPr>
                      </w:pPr>
                    </w:p>
                  </w:txbxContent>
                </v:textbox>
                <w10:wrap type="square"/>
              </v:shape>
            </w:pict>
          </mc:Fallback>
        </mc:AlternateContent>
      </w:r>
    </w:p>
    <w:p w14:paraId="000001EC" w14:textId="64E9D5B5" w:rsidR="00223A2A" w:rsidRPr="00C75E91" w:rsidRDefault="00105CFA" w:rsidP="009A3543">
      <w:pPr>
        <w:rPr>
          <w:lang w:val="en-US"/>
        </w:rPr>
      </w:pPr>
      <w:r w:rsidRPr="00C75E91">
        <w:rPr>
          <w:lang w:val="en-US"/>
        </w:rPr>
        <w:t>We can see from the graph that most people (25 %) are booking their accommodation for more than 3 months in advance. 23 % of reservations were made 31-60 days in advance, 15 % of reservations were done less than one week in advance. On average, people are booking their accommodation for 66 days in advance.</w:t>
      </w:r>
      <w:r w:rsidR="00DB6B21">
        <w:rPr>
          <w:lang w:val="en-US"/>
        </w:rPr>
        <w:t xml:space="preserve"> </w:t>
      </w:r>
      <w:r w:rsidR="00DB6B21" w:rsidRPr="00DB6B21">
        <w:rPr>
          <w:lang w:val="en-US"/>
        </w:rPr>
        <w:t>(AirDNA, c2015-2019)</w:t>
      </w:r>
    </w:p>
    <w:p w14:paraId="000001ED" w14:textId="77777777" w:rsidR="00223A2A" w:rsidRPr="00C75E91" w:rsidRDefault="00105CFA" w:rsidP="00E425FA">
      <w:pPr>
        <w:pStyle w:val="Nadpis2"/>
        <w:numPr>
          <w:ilvl w:val="1"/>
          <w:numId w:val="3"/>
        </w:numPr>
        <w:rPr>
          <w:lang w:val="en-US"/>
        </w:rPr>
      </w:pPr>
      <w:r w:rsidRPr="00C75E91">
        <w:rPr>
          <w:lang w:val="en-US"/>
        </w:rPr>
        <w:t>Madeira shared accommodation situation August 2019</w:t>
      </w:r>
    </w:p>
    <w:p w14:paraId="6EE05B2A" w14:textId="3016476E" w:rsidR="00AB5EFA" w:rsidRDefault="00105CFA" w:rsidP="00AB5EFA">
      <w:pPr>
        <w:ind w:firstLine="708"/>
        <w:rPr>
          <w:lang w:val="en-US"/>
        </w:rPr>
      </w:pPr>
      <w:r w:rsidRPr="00C75E91">
        <w:rPr>
          <w:lang w:val="en-US"/>
        </w:rPr>
        <w:t>On the 18</w:t>
      </w:r>
      <w:r w:rsidRPr="00C75E91">
        <w:rPr>
          <w:vertAlign w:val="superscript"/>
          <w:lang w:val="en-US"/>
        </w:rPr>
        <w:t xml:space="preserve">th </w:t>
      </w:r>
      <w:r w:rsidRPr="00C75E91">
        <w:rPr>
          <w:lang w:val="en-US"/>
        </w:rPr>
        <w:t>of August 2019, the number of active rentals was 5,292. The structure of rentals remains similar. The most extended offer is still to rent the entire home (92%). There are 7,7% of private rooms and only 0,3 % of shared rooms.</w:t>
      </w:r>
      <w:r w:rsidR="00DB6B21">
        <w:rPr>
          <w:lang w:val="en-US"/>
        </w:rPr>
        <w:t xml:space="preserve"> </w:t>
      </w:r>
      <w:r w:rsidRPr="00C75E91">
        <w:rPr>
          <w:lang w:val="en-US"/>
        </w:rPr>
        <w:t>Size of rentals and seasonality remain the same as in 2018.</w:t>
      </w:r>
      <w:r w:rsidR="000575C8">
        <w:rPr>
          <w:lang w:val="en-US"/>
        </w:rPr>
        <w:t xml:space="preserve"> Prices stayed nearly the same as in 2018, except the price for entire home, which has risen from 58 </w:t>
      </w:r>
      <w:r w:rsidR="000575C8" w:rsidRPr="00C75E91">
        <w:rPr>
          <w:color w:val="222222"/>
          <w:highlight w:val="white"/>
          <w:lang w:val="en-US"/>
        </w:rPr>
        <w:t>€</w:t>
      </w:r>
      <w:r w:rsidR="000575C8">
        <w:rPr>
          <w:color w:val="222222"/>
          <w:lang w:val="en-US"/>
        </w:rPr>
        <w:t xml:space="preserve"> up to 70 </w:t>
      </w:r>
      <w:r w:rsidR="000575C8" w:rsidRPr="00C75E91">
        <w:rPr>
          <w:color w:val="222222"/>
          <w:highlight w:val="white"/>
          <w:lang w:val="en-US"/>
        </w:rPr>
        <w:t>€</w:t>
      </w:r>
      <w:r w:rsidR="000575C8">
        <w:rPr>
          <w:color w:val="222222"/>
          <w:lang w:val="en-US"/>
        </w:rPr>
        <w:t xml:space="preserve">. The price for private room is 34 </w:t>
      </w:r>
      <w:r w:rsidR="000575C8" w:rsidRPr="00C75E91">
        <w:rPr>
          <w:color w:val="222222"/>
          <w:highlight w:val="white"/>
          <w:lang w:val="en-US"/>
        </w:rPr>
        <w:t>€</w:t>
      </w:r>
      <w:r w:rsidR="000575C8">
        <w:rPr>
          <w:color w:val="222222"/>
          <w:lang w:val="en-US"/>
        </w:rPr>
        <w:t xml:space="preserve"> and 15 </w:t>
      </w:r>
      <w:r w:rsidR="000575C8" w:rsidRPr="00C75E91">
        <w:rPr>
          <w:color w:val="222222"/>
          <w:highlight w:val="white"/>
          <w:lang w:val="en-US"/>
        </w:rPr>
        <w:t>€</w:t>
      </w:r>
      <w:r w:rsidR="000575C8">
        <w:rPr>
          <w:color w:val="222222"/>
          <w:lang w:val="en-US"/>
        </w:rPr>
        <w:t xml:space="preserve"> for shared room.</w:t>
      </w:r>
      <w:r w:rsidR="000575C8">
        <w:rPr>
          <w:lang w:val="en-US"/>
        </w:rPr>
        <w:t xml:space="preserve"> </w:t>
      </w:r>
      <w:r w:rsidRPr="00C75E91">
        <w:rPr>
          <w:lang w:val="en-US"/>
        </w:rPr>
        <w:t xml:space="preserve">The occupancy rate has increased from 55% to 65%. </w:t>
      </w:r>
      <w:r w:rsidR="000575C8">
        <w:rPr>
          <w:lang w:val="en-US"/>
        </w:rPr>
        <w:t>Most visitors that came to Madeira in august 2019 were from London.</w:t>
      </w:r>
      <w:r w:rsidRPr="00C75E91">
        <w:rPr>
          <w:lang w:val="en-US"/>
        </w:rPr>
        <w:t xml:space="preserve"> 97% of all visitors are international and the number of arrivals in June 2019 was 2,352. </w:t>
      </w:r>
      <w:r w:rsidR="008A51AF">
        <w:rPr>
          <w:lang w:val="en-US"/>
        </w:rPr>
        <w:t>The biggest website for booking accommodation online (Booking</w:t>
      </w:r>
      <w:r w:rsidR="00AB5EFA">
        <w:rPr>
          <w:lang w:val="en-US"/>
        </w:rPr>
        <w:t>.com</w:t>
      </w:r>
      <w:r w:rsidR="008A51AF">
        <w:rPr>
          <w:lang w:val="en-US"/>
        </w:rPr>
        <w:t>, 2019) offers over 2,500 places in Madeira, including 1170 apartments, 164 hotels and 625 holiday homes. From this information it seems that AirBnB offers more places to stay, but it is not possible to find exact numbers</w:t>
      </w:r>
      <w:r w:rsidR="00AB5EFA">
        <w:rPr>
          <w:lang w:val="en-US"/>
        </w:rPr>
        <w:t>, because often Booking.com and AirBnB.com offer the same places on their sites.</w:t>
      </w:r>
      <w:r w:rsidR="00AB5EFA">
        <w:rPr>
          <w:lang w:val="en-US"/>
        </w:rPr>
        <w:br w:type="page"/>
      </w:r>
    </w:p>
    <w:p w14:paraId="000001FC" w14:textId="5BD65F1D" w:rsidR="00223A2A" w:rsidRPr="00C75E91" w:rsidRDefault="00105CFA">
      <w:pPr>
        <w:ind w:firstLine="708"/>
        <w:rPr>
          <w:lang w:val="en-US"/>
        </w:rPr>
      </w:pPr>
      <w:r w:rsidRPr="00C75E91">
        <w:rPr>
          <w:lang w:val="en-US"/>
        </w:rPr>
        <w:lastRenderedPageBreak/>
        <w:t xml:space="preserve">Booking time has changed, more visitors are booking the rental more ahead. In 2018 only 25% of people were booking rental more than 3 months in advance, in 2019 the number increased to 45%. </w:t>
      </w:r>
    </w:p>
    <w:p w14:paraId="000001FD" w14:textId="5E0BC394" w:rsidR="00223A2A" w:rsidRPr="00C75E91" w:rsidRDefault="00AB5EFA">
      <w:pPr>
        <w:ind w:firstLine="0"/>
        <w:rPr>
          <w:lang w:val="en-US"/>
        </w:rPr>
      </w:pPr>
      <w:r w:rsidRPr="00C75E91">
        <w:rPr>
          <w:noProof/>
          <w:lang w:val="cs-CZ"/>
        </w:rPr>
        <w:drawing>
          <wp:anchor distT="0" distB="0" distL="114300" distR="114300" simplePos="0" relativeHeight="251702272" behindDoc="0" locked="0" layoutInCell="1" hidden="0" allowOverlap="1" wp14:anchorId="4D127E24" wp14:editId="3727C5E4">
            <wp:simplePos x="0" y="0"/>
            <wp:positionH relativeFrom="margin">
              <wp:posOffset>930275</wp:posOffset>
            </wp:positionH>
            <wp:positionV relativeFrom="paragraph">
              <wp:posOffset>187325</wp:posOffset>
            </wp:positionV>
            <wp:extent cx="3152775" cy="1895475"/>
            <wp:effectExtent l="0" t="0" r="9525" b="9525"/>
            <wp:wrapSquare wrapText="bothSides" distT="0" distB="0" distL="114300" distR="114300"/>
            <wp:docPr id="3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152775" cy="1895475"/>
                    </a:xfrm>
                    <a:prstGeom prst="rect">
                      <a:avLst/>
                    </a:prstGeom>
                    <a:ln/>
                  </pic:spPr>
                </pic:pic>
              </a:graphicData>
            </a:graphic>
            <wp14:sizeRelH relativeFrom="margin">
              <wp14:pctWidth>0</wp14:pctWidth>
            </wp14:sizeRelH>
            <wp14:sizeRelV relativeFrom="margin">
              <wp14:pctHeight>0</wp14:pctHeight>
            </wp14:sizeRelV>
          </wp:anchor>
        </w:drawing>
      </w:r>
      <w:r w:rsidR="00E67B50" w:rsidRPr="00C75E91">
        <w:rPr>
          <w:noProof/>
          <w:lang w:val="cs-CZ"/>
        </w:rPr>
        <mc:AlternateContent>
          <mc:Choice Requires="wps">
            <w:drawing>
              <wp:anchor distT="0" distB="0" distL="114300" distR="114300" simplePos="0" relativeHeight="251889664" behindDoc="0" locked="0" layoutInCell="1" allowOverlap="1" wp14:anchorId="1A8EDC95" wp14:editId="202C8365">
                <wp:simplePos x="0" y="0"/>
                <wp:positionH relativeFrom="margin">
                  <wp:align>left</wp:align>
                </wp:positionH>
                <wp:positionV relativeFrom="paragraph">
                  <wp:posOffset>10160</wp:posOffset>
                </wp:positionV>
                <wp:extent cx="3533775" cy="161925"/>
                <wp:effectExtent l="0" t="0" r="9525" b="9525"/>
                <wp:wrapSquare wrapText="bothSides"/>
                <wp:docPr id="330" name="Textové pole 330"/>
                <wp:cNvGraphicFramePr/>
                <a:graphic xmlns:a="http://schemas.openxmlformats.org/drawingml/2006/main">
                  <a:graphicData uri="http://schemas.microsoft.com/office/word/2010/wordprocessingShape">
                    <wps:wsp>
                      <wps:cNvSpPr txBox="1"/>
                      <wps:spPr>
                        <a:xfrm>
                          <a:off x="0" y="0"/>
                          <a:ext cx="3533775" cy="161925"/>
                        </a:xfrm>
                        <a:prstGeom prst="rect">
                          <a:avLst/>
                        </a:prstGeom>
                        <a:solidFill>
                          <a:prstClr val="white"/>
                        </a:solidFill>
                        <a:ln>
                          <a:noFill/>
                        </a:ln>
                      </wps:spPr>
                      <wps:txbx>
                        <w:txbxContent>
                          <w:p w14:paraId="5909268A" w14:textId="15F84B6C" w:rsidR="00DD6163" w:rsidRPr="00BF3AAE" w:rsidRDefault="00DD6163" w:rsidP="00E67B50">
                            <w:pPr>
                              <w:pStyle w:val="Zdroje"/>
                              <w:jc w:val="left"/>
                              <w:rPr>
                                <w:noProof/>
                                <w:sz w:val="24"/>
                              </w:rPr>
                            </w:pPr>
                            <w:r>
                              <w:t xml:space="preserve">Picture </w:t>
                            </w:r>
                            <w:fldSimple w:instr=" SEQ Picture \* ARABIC ">
                              <w:r>
                                <w:rPr>
                                  <w:noProof/>
                                </w:rPr>
                                <w:t>23</w:t>
                              </w:r>
                            </w:fldSimple>
                            <w:r>
                              <w:t xml:space="preserve"> Booking time in advance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EDC95" id="Textové pole 330" o:spid="_x0000_s1072" type="#_x0000_t202" style="position:absolute;left:0;text-align:left;margin-left:0;margin-top:.8pt;width:278.25pt;height:12.75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" stroked="f">
                <v:textbox inset="0,0,0,0">
                  <w:txbxContent>
                    <w:p w14:paraId="5909268A" w14:textId="15F84B6C" w:rsidR="00DD6163" w:rsidRPr="00BF3AAE" w:rsidRDefault="00DD6163" w:rsidP="00E67B50">
                      <w:pPr>
                        <w:pStyle w:val="Zdroje"/>
                        <w:jc w:val="left"/>
                        <w:rPr>
                          <w:noProof/>
                          <w:sz w:val="24"/>
                        </w:rPr>
                      </w:pPr>
                      <w:r>
                        <w:t xml:space="preserve">Picture </w:t>
                      </w:r>
                      <w:fldSimple w:instr=" SEQ Picture \* ARABIC ">
                        <w:r>
                          <w:rPr>
                            <w:noProof/>
                          </w:rPr>
                          <w:t>23</w:t>
                        </w:r>
                      </w:fldSimple>
                      <w:r>
                        <w:t xml:space="preserve"> Booking time in advance</w:t>
                      </w:r>
                    </w:p>
                  </w:txbxContent>
                </v:textbox>
                <w10:wrap type="square" anchorx="margin"/>
              </v:shape>
            </w:pict>
          </mc:Fallback>
        </mc:AlternateContent>
      </w:r>
    </w:p>
    <w:p w14:paraId="000001FE" w14:textId="77777777" w:rsidR="00223A2A" w:rsidRPr="00C75E91" w:rsidRDefault="00223A2A">
      <w:pPr>
        <w:spacing w:after="160" w:line="259" w:lineRule="auto"/>
        <w:ind w:firstLine="0"/>
        <w:jc w:val="left"/>
        <w:rPr>
          <w:lang w:val="en-US"/>
        </w:rPr>
      </w:pPr>
    </w:p>
    <w:p w14:paraId="000001FF" w14:textId="7D136544" w:rsidR="00223A2A" w:rsidRPr="00C75E91" w:rsidRDefault="00223A2A">
      <w:pPr>
        <w:spacing w:after="160" w:line="259" w:lineRule="auto"/>
        <w:ind w:firstLine="0"/>
        <w:jc w:val="left"/>
        <w:rPr>
          <w:lang w:val="en-US"/>
        </w:rPr>
      </w:pPr>
    </w:p>
    <w:p w14:paraId="00000200" w14:textId="77777777" w:rsidR="00223A2A" w:rsidRPr="00C75E91" w:rsidRDefault="00223A2A">
      <w:pPr>
        <w:spacing w:after="160" w:line="259" w:lineRule="auto"/>
        <w:ind w:firstLine="0"/>
        <w:jc w:val="left"/>
        <w:rPr>
          <w:lang w:val="en-US"/>
        </w:rPr>
      </w:pPr>
    </w:p>
    <w:p w14:paraId="00000201" w14:textId="7C61A1E2" w:rsidR="00223A2A" w:rsidRPr="00C75E91" w:rsidRDefault="00223A2A">
      <w:pPr>
        <w:spacing w:after="160" w:line="259" w:lineRule="auto"/>
        <w:ind w:firstLine="0"/>
        <w:jc w:val="left"/>
        <w:rPr>
          <w:lang w:val="en-US"/>
        </w:rPr>
      </w:pPr>
    </w:p>
    <w:p w14:paraId="03B928AB" w14:textId="4A0BC3FC" w:rsidR="00E67B50" w:rsidRDefault="00E67B50">
      <w:pPr>
        <w:spacing w:after="160" w:line="259" w:lineRule="auto"/>
        <w:ind w:firstLine="0"/>
        <w:jc w:val="left"/>
        <w:rPr>
          <w:lang w:val="en-US"/>
        </w:rPr>
      </w:pPr>
    </w:p>
    <w:p w14:paraId="406A7C54" w14:textId="77777777" w:rsidR="000575C8" w:rsidRPr="00C75E91" w:rsidRDefault="000575C8">
      <w:pPr>
        <w:spacing w:after="160" w:line="259" w:lineRule="auto"/>
        <w:ind w:firstLine="0"/>
        <w:jc w:val="left"/>
        <w:rPr>
          <w:lang w:val="en-US"/>
        </w:rPr>
      </w:pPr>
    </w:p>
    <w:p w14:paraId="00000203" w14:textId="367155A8" w:rsidR="00E67B50" w:rsidRPr="00C75E91" w:rsidRDefault="00AB5EFA" w:rsidP="00AB5EFA">
      <w:pPr>
        <w:spacing w:after="160" w:line="259" w:lineRule="auto"/>
        <w:ind w:firstLine="0"/>
        <w:jc w:val="left"/>
        <w:rPr>
          <w:lang w:val="en-US"/>
        </w:rPr>
      </w:pPr>
      <w:r w:rsidRPr="00C75E91">
        <w:rPr>
          <w:noProof/>
          <w:lang w:val="cs-CZ"/>
        </w:rPr>
        <mc:AlternateContent>
          <mc:Choice Requires="wps">
            <w:drawing>
              <wp:anchor distT="0" distB="0" distL="114300" distR="114300" simplePos="0" relativeHeight="251887616" behindDoc="0" locked="0" layoutInCell="1" allowOverlap="1" wp14:anchorId="1FD27232" wp14:editId="5576FF25">
                <wp:simplePos x="0" y="0"/>
                <wp:positionH relativeFrom="margin">
                  <wp:posOffset>1362710</wp:posOffset>
                </wp:positionH>
                <wp:positionV relativeFrom="paragraph">
                  <wp:posOffset>34925</wp:posOffset>
                </wp:positionV>
                <wp:extent cx="3533775" cy="209550"/>
                <wp:effectExtent l="0" t="0" r="9525" b="0"/>
                <wp:wrapSquare wrapText="bothSides"/>
                <wp:docPr id="329" name="Textové pole 329"/>
                <wp:cNvGraphicFramePr/>
                <a:graphic xmlns:a="http://schemas.openxmlformats.org/drawingml/2006/main">
                  <a:graphicData uri="http://schemas.microsoft.com/office/word/2010/wordprocessingShape">
                    <wps:wsp>
                      <wps:cNvSpPr txBox="1"/>
                      <wps:spPr>
                        <a:xfrm>
                          <a:off x="0" y="0"/>
                          <a:ext cx="3533775" cy="209550"/>
                        </a:xfrm>
                        <a:prstGeom prst="rect">
                          <a:avLst/>
                        </a:prstGeom>
                        <a:solidFill>
                          <a:prstClr val="white"/>
                        </a:solidFill>
                        <a:ln>
                          <a:noFill/>
                        </a:ln>
                      </wps:spPr>
                      <wps:txbx>
                        <w:txbxContent>
                          <w:p w14:paraId="609551DF" w14:textId="77777777" w:rsidR="00DD6163" w:rsidRPr="00C85773" w:rsidRDefault="00DD6163" w:rsidP="00AC0115">
                            <w:pPr>
                              <w:pStyle w:val="Zdroje"/>
                              <w:rPr>
                                <w:noProof/>
                                <w:sz w:val="24"/>
                              </w:rPr>
                            </w:pPr>
                            <w:r>
                              <w:t xml:space="preserve">Source </w:t>
                            </w:r>
                            <w:r w:rsidRPr="00AC0115">
                              <w:t>AirDNA</w:t>
                            </w:r>
                            <w:r>
                              <w:t>, 2019</w:t>
                            </w:r>
                          </w:p>
                          <w:p w14:paraId="48049FE1" w14:textId="36C5E2AA" w:rsidR="00DD6163" w:rsidRPr="00353052" w:rsidRDefault="00DD6163" w:rsidP="00E67B50">
                            <w:pPr>
                              <w:pStyle w:val="Zdroj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27232" id="Textové pole 329" o:spid="_x0000_s1073" type="#_x0000_t202" style="position:absolute;margin-left:107.3pt;margin-top:2.75pt;width:278.25pt;height:16.5pt;z-index:251887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" stroked="f">
                <v:textbox inset="0,0,0,0">
                  <w:txbxContent>
                    <w:p w14:paraId="609551DF" w14:textId="77777777" w:rsidR="00DD6163" w:rsidRPr="00C85773" w:rsidRDefault="00DD6163" w:rsidP="00AC0115">
                      <w:pPr>
                        <w:pStyle w:val="Zdroje"/>
                        <w:rPr>
                          <w:noProof/>
                          <w:sz w:val="24"/>
                        </w:rPr>
                      </w:pPr>
                      <w:r>
                        <w:t xml:space="preserve">Source </w:t>
                      </w:r>
                      <w:r w:rsidRPr="00AC0115">
                        <w:t>AirDNA</w:t>
                      </w:r>
                      <w:r>
                        <w:t>, 2019</w:t>
                      </w:r>
                    </w:p>
                    <w:p w14:paraId="48049FE1" w14:textId="36C5E2AA" w:rsidR="00DD6163" w:rsidRPr="00353052" w:rsidRDefault="00DD6163" w:rsidP="00E67B50">
                      <w:pPr>
                        <w:pStyle w:val="Zdroje"/>
                        <w:rPr>
                          <w:noProof/>
                          <w:sz w:val="24"/>
                        </w:rPr>
                      </w:pPr>
                    </w:p>
                  </w:txbxContent>
                </v:textbox>
                <w10:wrap type="square" anchorx="margin"/>
              </v:shape>
            </w:pict>
          </mc:Fallback>
        </mc:AlternateContent>
      </w:r>
    </w:p>
    <w:p w14:paraId="00000204" w14:textId="7A6B7EA2" w:rsidR="00223A2A" w:rsidRPr="00C75E91" w:rsidRDefault="00105CFA" w:rsidP="00E425FA">
      <w:pPr>
        <w:pStyle w:val="Nadpis2"/>
        <w:numPr>
          <w:ilvl w:val="1"/>
          <w:numId w:val="3"/>
        </w:numPr>
        <w:rPr>
          <w:lang w:val="en-US"/>
        </w:rPr>
      </w:pPr>
      <w:r w:rsidRPr="00C75E91">
        <w:rPr>
          <w:lang w:val="en-US"/>
        </w:rPr>
        <w:t>Comparison April 2018 and August 2019</w:t>
      </w:r>
    </w:p>
    <w:p w14:paraId="08E61646" w14:textId="49C28E4B" w:rsidR="00E425FA" w:rsidRPr="00C75E91" w:rsidRDefault="000575C8" w:rsidP="00E425FA">
      <w:pPr>
        <w:rPr>
          <w:lang w:val="en-US"/>
        </w:rPr>
      </w:pPr>
      <w:r>
        <w:rPr>
          <w:lang w:val="en-US"/>
        </w:rPr>
        <w:t xml:space="preserve">In the table below, we can see a comparison in years 2018 and 2019. The biggest differences are in pricing of entire home, which has risen by 20 %, on the other hand, prices for private and shared room </w:t>
      </w:r>
      <w:r w:rsidR="00437667">
        <w:rPr>
          <w:lang w:val="en-US"/>
        </w:rPr>
        <w:t xml:space="preserve">has decreased circa by 8 %. As was already mentioned above, the number of rental has risen, specifically by 15 %. The biggest difference was however in number of shared rooms. The number has decreased by </w:t>
      </w:r>
      <w:r w:rsidR="00437667" w:rsidRPr="00437667">
        <w:rPr>
          <w:lang w:val="en-US"/>
        </w:rPr>
        <w:t>unbelievable</w:t>
      </w:r>
      <w:r w:rsidR="00437667">
        <w:rPr>
          <w:lang w:val="en-US"/>
        </w:rPr>
        <w:t xml:space="preserve"> 50 %.</w:t>
      </w:r>
    </w:p>
    <w:p w14:paraId="199FC9BF" w14:textId="7218B030" w:rsidR="00E425FA" w:rsidRPr="00C75E91" w:rsidRDefault="00E425FA" w:rsidP="00E425FA">
      <w:pPr>
        <w:pStyle w:val="Zdroje"/>
        <w:ind w:firstLine="0"/>
        <w:jc w:val="left"/>
        <w:rPr>
          <w:lang w:val="en-US"/>
        </w:rPr>
      </w:pPr>
      <w:r w:rsidRPr="00C75E91">
        <w:rPr>
          <w:lang w:val="en-US"/>
        </w:rPr>
        <w:t xml:space="preserve">Table </w:t>
      </w:r>
      <w:r w:rsidR="00AC2210" w:rsidRPr="00C75E91">
        <w:rPr>
          <w:lang w:val="en-US"/>
        </w:rPr>
        <w:fldChar w:fldCharType="begin"/>
      </w:r>
      <w:r w:rsidR="00AC2210" w:rsidRPr="00C75E91">
        <w:rPr>
          <w:lang w:val="en-US"/>
        </w:rPr>
        <w:instrText xml:space="preserve"> SEQ Table \* ARABIC </w:instrText>
      </w:r>
      <w:r w:rsidR="00AC2210" w:rsidRPr="00C75E91">
        <w:rPr>
          <w:lang w:val="en-US"/>
        </w:rPr>
        <w:fldChar w:fldCharType="separate"/>
      </w:r>
      <w:r w:rsidR="000A5A00">
        <w:rPr>
          <w:noProof/>
          <w:lang w:val="en-US"/>
        </w:rPr>
        <w:t>4</w:t>
      </w:r>
      <w:r w:rsidR="00AC2210" w:rsidRPr="00C75E91">
        <w:rPr>
          <w:noProof/>
          <w:lang w:val="en-US"/>
        </w:rPr>
        <w:fldChar w:fldCharType="end"/>
      </w:r>
      <w:r w:rsidRPr="00C75E91">
        <w:rPr>
          <w:lang w:val="en-US"/>
        </w:rPr>
        <w:t xml:space="preserve"> AirBnB comparison in time</w:t>
      </w:r>
    </w:p>
    <w:tbl>
      <w:tblPr>
        <w:tblStyle w:val="1"/>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3"/>
        <w:gridCol w:w="2123"/>
        <w:gridCol w:w="2124"/>
      </w:tblGrid>
      <w:tr w:rsidR="00223A2A" w:rsidRPr="00C75E91" w14:paraId="028916F9" w14:textId="77777777">
        <w:tc>
          <w:tcPr>
            <w:tcW w:w="2123" w:type="dxa"/>
          </w:tcPr>
          <w:p w14:paraId="00000205" w14:textId="77777777" w:rsidR="00223A2A" w:rsidRPr="00C75E91" w:rsidRDefault="00105CFA">
            <w:pPr>
              <w:spacing w:after="160" w:line="259" w:lineRule="auto"/>
              <w:ind w:firstLine="0"/>
              <w:jc w:val="left"/>
              <w:rPr>
                <w:b/>
                <w:lang w:val="en-US"/>
              </w:rPr>
            </w:pPr>
            <w:r w:rsidRPr="00C75E91">
              <w:rPr>
                <w:b/>
                <w:lang w:val="en-US"/>
              </w:rPr>
              <w:t>Period</w:t>
            </w:r>
          </w:p>
        </w:tc>
        <w:tc>
          <w:tcPr>
            <w:tcW w:w="2123" w:type="dxa"/>
          </w:tcPr>
          <w:p w14:paraId="00000206" w14:textId="77777777" w:rsidR="00223A2A" w:rsidRPr="00C75E91" w:rsidRDefault="00105CFA">
            <w:pPr>
              <w:spacing w:after="160" w:line="259" w:lineRule="auto"/>
              <w:ind w:firstLine="0"/>
              <w:jc w:val="left"/>
              <w:rPr>
                <w:b/>
                <w:lang w:val="en-US"/>
              </w:rPr>
            </w:pPr>
            <w:r w:rsidRPr="00C75E91">
              <w:rPr>
                <w:b/>
                <w:lang w:val="en-US"/>
              </w:rPr>
              <w:t>April 2018</w:t>
            </w:r>
          </w:p>
        </w:tc>
        <w:tc>
          <w:tcPr>
            <w:tcW w:w="2123" w:type="dxa"/>
          </w:tcPr>
          <w:p w14:paraId="00000207" w14:textId="77777777" w:rsidR="00223A2A" w:rsidRPr="00C75E91" w:rsidRDefault="00105CFA">
            <w:pPr>
              <w:spacing w:after="160" w:line="259" w:lineRule="auto"/>
              <w:ind w:firstLine="0"/>
              <w:jc w:val="left"/>
              <w:rPr>
                <w:b/>
                <w:lang w:val="en-US"/>
              </w:rPr>
            </w:pPr>
            <w:r w:rsidRPr="00C75E91">
              <w:rPr>
                <w:b/>
                <w:lang w:val="en-US"/>
              </w:rPr>
              <w:t>August 2019</w:t>
            </w:r>
          </w:p>
        </w:tc>
        <w:tc>
          <w:tcPr>
            <w:tcW w:w="2124" w:type="dxa"/>
          </w:tcPr>
          <w:p w14:paraId="00000208" w14:textId="77777777" w:rsidR="00223A2A" w:rsidRPr="00C75E91" w:rsidRDefault="00105CFA">
            <w:pPr>
              <w:spacing w:after="160" w:line="259" w:lineRule="auto"/>
              <w:ind w:firstLine="0"/>
              <w:jc w:val="left"/>
              <w:rPr>
                <w:b/>
                <w:lang w:val="en-US"/>
              </w:rPr>
            </w:pPr>
            <w:r w:rsidRPr="00C75E91">
              <w:rPr>
                <w:b/>
                <w:lang w:val="en-US"/>
              </w:rPr>
              <w:t>Results</w:t>
            </w:r>
          </w:p>
        </w:tc>
      </w:tr>
      <w:tr w:rsidR="00223A2A" w:rsidRPr="00C75E91" w14:paraId="604300F5" w14:textId="77777777">
        <w:tc>
          <w:tcPr>
            <w:tcW w:w="2123" w:type="dxa"/>
          </w:tcPr>
          <w:p w14:paraId="00000209" w14:textId="77777777" w:rsidR="00223A2A" w:rsidRPr="00C75E91" w:rsidRDefault="00105CFA">
            <w:pPr>
              <w:spacing w:after="160" w:line="259" w:lineRule="auto"/>
              <w:ind w:firstLine="0"/>
              <w:jc w:val="left"/>
              <w:rPr>
                <w:b/>
                <w:lang w:val="en-US"/>
              </w:rPr>
            </w:pPr>
            <w:r w:rsidRPr="00C75E91">
              <w:rPr>
                <w:b/>
                <w:lang w:val="en-US"/>
              </w:rPr>
              <w:t>Pricing</w:t>
            </w:r>
          </w:p>
        </w:tc>
        <w:tc>
          <w:tcPr>
            <w:tcW w:w="2123" w:type="dxa"/>
          </w:tcPr>
          <w:p w14:paraId="0000020A" w14:textId="77777777" w:rsidR="00223A2A" w:rsidRPr="00C75E91" w:rsidRDefault="00223A2A">
            <w:pPr>
              <w:spacing w:after="160" w:line="259" w:lineRule="auto"/>
              <w:ind w:firstLine="0"/>
              <w:jc w:val="left"/>
              <w:rPr>
                <w:lang w:val="en-US"/>
              </w:rPr>
            </w:pPr>
          </w:p>
        </w:tc>
        <w:tc>
          <w:tcPr>
            <w:tcW w:w="2123" w:type="dxa"/>
          </w:tcPr>
          <w:p w14:paraId="0000020B" w14:textId="77777777" w:rsidR="00223A2A" w:rsidRPr="00C75E91" w:rsidRDefault="00223A2A">
            <w:pPr>
              <w:spacing w:after="160" w:line="259" w:lineRule="auto"/>
              <w:ind w:firstLine="0"/>
              <w:jc w:val="left"/>
              <w:rPr>
                <w:lang w:val="en-US"/>
              </w:rPr>
            </w:pPr>
          </w:p>
        </w:tc>
        <w:tc>
          <w:tcPr>
            <w:tcW w:w="2124" w:type="dxa"/>
          </w:tcPr>
          <w:p w14:paraId="0000020C" w14:textId="77777777" w:rsidR="00223A2A" w:rsidRPr="00C75E91" w:rsidRDefault="00223A2A">
            <w:pPr>
              <w:spacing w:after="160" w:line="259" w:lineRule="auto"/>
              <w:ind w:firstLine="0"/>
              <w:jc w:val="left"/>
              <w:rPr>
                <w:lang w:val="en-US"/>
              </w:rPr>
            </w:pPr>
          </w:p>
        </w:tc>
      </w:tr>
      <w:tr w:rsidR="00223A2A" w:rsidRPr="00C75E91" w14:paraId="0588A12F" w14:textId="77777777">
        <w:tc>
          <w:tcPr>
            <w:tcW w:w="2123" w:type="dxa"/>
          </w:tcPr>
          <w:p w14:paraId="0000020D" w14:textId="77777777" w:rsidR="00223A2A" w:rsidRPr="00C75E91" w:rsidRDefault="00105CFA">
            <w:pPr>
              <w:spacing w:after="160" w:line="259" w:lineRule="auto"/>
              <w:ind w:firstLine="0"/>
              <w:jc w:val="left"/>
              <w:rPr>
                <w:lang w:val="en-US"/>
              </w:rPr>
            </w:pPr>
            <w:r w:rsidRPr="00C75E91">
              <w:rPr>
                <w:lang w:val="en-US"/>
              </w:rPr>
              <w:t>Entire home</w:t>
            </w:r>
          </w:p>
        </w:tc>
        <w:tc>
          <w:tcPr>
            <w:tcW w:w="2123" w:type="dxa"/>
          </w:tcPr>
          <w:p w14:paraId="0000020E" w14:textId="77777777" w:rsidR="00223A2A" w:rsidRPr="00C75E91" w:rsidRDefault="00105CFA">
            <w:pPr>
              <w:spacing w:after="160" w:line="259" w:lineRule="auto"/>
              <w:ind w:firstLine="0"/>
              <w:jc w:val="left"/>
              <w:rPr>
                <w:lang w:val="en-US"/>
              </w:rPr>
            </w:pPr>
            <w:r w:rsidRPr="00C75E91">
              <w:rPr>
                <w:lang w:val="en-US"/>
              </w:rPr>
              <w:t xml:space="preserve">58 </w:t>
            </w:r>
            <w:r w:rsidRPr="00C75E91">
              <w:rPr>
                <w:color w:val="222222"/>
                <w:highlight w:val="white"/>
                <w:lang w:val="en-US"/>
              </w:rPr>
              <w:t>€</w:t>
            </w:r>
          </w:p>
        </w:tc>
        <w:tc>
          <w:tcPr>
            <w:tcW w:w="2123" w:type="dxa"/>
          </w:tcPr>
          <w:p w14:paraId="0000020F" w14:textId="77777777" w:rsidR="00223A2A" w:rsidRPr="00C75E91" w:rsidRDefault="00105CFA">
            <w:pPr>
              <w:spacing w:after="160" w:line="259" w:lineRule="auto"/>
              <w:ind w:firstLine="0"/>
              <w:jc w:val="left"/>
              <w:rPr>
                <w:lang w:val="en-US"/>
              </w:rPr>
            </w:pPr>
            <w:r w:rsidRPr="00C75E91">
              <w:rPr>
                <w:lang w:val="en-US"/>
              </w:rPr>
              <w:t xml:space="preserve">70 </w:t>
            </w:r>
            <w:r w:rsidRPr="00C75E91">
              <w:rPr>
                <w:color w:val="222222"/>
                <w:highlight w:val="white"/>
                <w:lang w:val="en-US"/>
              </w:rPr>
              <w:t>€</w:t>
            </w:r>
          </w:p>
        </w:tc>
        <w:tc>
          <w:tcPr>
            <w:tcW w:w="2124" w:type="dxa"/>
          </w:tcPr>
          <w:p w14:paraId="00000210" w14:textId="77777777" w:rsidR="00223A2A" w:rsidRPr="00C75E91" w:rsidRDefault="00105CFA">
            <w:pPr>
              <w:spacing w:after="160" w:line="259" w:lineRule="auto"/>
              <w:ind w:firstLine="0"/>
              <w:jc w:val="left"/>
              <w:rPr>
                <w:lang w:val="en-US"/>
              </w:rPr>
            </w:pPr>
            <w:r w:rsidRPr="00C75E91">
              <w:rPr>
                <w:color w:val="222222"/>
                <w:highlight w:val="white"/>
                <w:lang w:val="en-US"/>
              </w:rPr>
              <w:t>+ 20%</w:t>
            </w:r>
          </w:p>
        </w:tc>
      </w:tr>
      <w:tr w:rsidR="00223A2A" w:rsidRPr="00C75E91" w14:paraId="659C3AF3" w14:textId="77777777">
        <w:tc>
          <w:tcPr>
            <w:tcW w:w="2123" w:type="dxa"/>
          </w:tcPr>
          <w:p w14:paraId="00000211" w14:textId="77777777" w:rsidR="00223A2A" w:rsidRPr="00C75E91" w:rsidRDefault="00105CFA">
            <w:pPr>
              <w:spacing w:after="160" w:line="259" w:lineRule="auto"/>
              <w:ind w:firstLine="0"/>
              <w:jc w:val="left"/>
              <w:rPr>
                <w:lang w:val="en-US"/>
              </w:rPr>
            </w:pPr>
            <w:r w:rsidRPr="00C75E91">
              <w:rPr>
                <w:lang w:val="en-US"/>
              </w:rPr>
              <w:t>Private room</w:t>
            </w:r>
          </w:p>
        </w:tc>
        <w:tc>
          <w:tcPr>
            <w:tcW w:w="2123" w:type="dxa"/>
          </w:tcPr>
          <w:p w14:paraId="00000212" w14:textId="77777777" w:rsidR="00223A2A" w:rsidRPr="00C75E91" w:rsidRDefault="00105CFA">
            <w:pPr>
              <w:spacing w:after="160" w:line="259" w:lineRule="auto"/>
              <w:ind w:firstLine="0"/>
              <w:jc w:val="left"/>
              <w:rPr>
                <w:lang w:val="en-US"/>
              </w:rPr>
            </w:pPr>
            <w:r w:rsidRPr="00C75E91">
              <w:rPr>
                <w:lang w:val="en-US"/>
              </w:rPr>
              <w:t xml:space="preserve">37 </w:t>
            </w:r>
            <w:r w:rsidRPr="00C75E91">
              <w:rPr>
                <w:color w:val="222222"/>
                <w:highlight w:val="white"/>
                <w:lang w:val="en-US"/>
              </w:rPr>
              <w:t>€</w:t>
            </w:r>
          </w:p>
        </w:tc>
        <w:tc>
          <w:tcPr>
            <w:tcW w:w="2123" w:type="dxa"/>
          </w:tcPr>
          <w:p w14:paraId="00000213" w14:textId="77777777" w:rsidR="00223A2A" w:rsidRPr="00C75E91" w:rsidRDefault="00105CFA">
            <w:pPr>
              <w:spacing w:after="160" w:line="259" w:lineRule="auto"/>
              <w:ind w:firstLine="0"/>
              <w:jc w:val="left"/>
              <w:rPr>
                <w:lang w:val="en-US"/>
              </w:rPr>
            </w:pPr>
            <w:r w:rsidRPr="00C75E91">
              <w:rPr>
                <w:lang w:val="en-US"/>
              </w:rPr>
              <w:t xml:space="preserve">34 </w:t>
            </w:r>
            <w:r w:rsidRPr="00C75E91">
              <w:rPr>
                <w:color w:val="222222"/>
                <w:highlight w:val="white"/>
                <w:lang w:val="en-US"/>
              </w:rPr>
              <w:t>€</w:t>
            </w:r>
          </w:p>
        </w:tc>
        <w:tc>
          <w:tcPr>
            <w:tcW w:w="2124" w:type="dxa"/>
          </w:tcPr>
          <w:p w14:paraId="00000214" w14:textId="77777777" w:rsidR="00223A2A" w:rsidRPr="00C75E91" w:rsidRDefault="00105CFA">
            <w:pPr>
              <w:spacing w:after="160" w:line="259" w:lineRule="auto"/>
              <w:ind w:firstLine="0"/>
              <w:jc w:val="left"/>
              <w:rPr>
                <w:lang w:val="en-US"/>
              </w:rPr>
            </w:pPr>
            <w:r w:rsidRPr="00C75E91">
              <w:rPr>
                <w:lang w:val="en-US"/>
              </w:rPr>
              <w:t>-9%</w:t>
            </w:r>
          </w:p>
        </w:tc>
      </w:tr>
      <w:tr w:rsidR="00223A2A" w:rsidRPr="00C75E91" w14:paraId="358E62EE" w14:textId="77777777">
        <w:tc>
          <w:tcPr>
            <w:tcW w:w="2123" w:type="dxa"/>
          </w:tcPr>
          <w:p w14:paraId="00000215" w14:textId="77777777" w:rsidR="00223A2A" w:rsidRPr="00C75E91" w:rsidRDefault="00105CFA">
            <w:pPr>
              <w:spacing w:after="160" w:line="259" w:lineRule="auto"/>
              <w:ind w:firstLine="0"/>
              <w:jc w:val="left"/>
              <w:rPr>
                <w:lang w:val="en-US"/>
              </w:rPr>
            </w:pPr>
            <w:r w:rsidRPr="00C75E91">
              <w:rPr>
                <w:lang w:val="en-US"/>
              </w:rPr>
              <w:t>Shared room</w:t>
            </w:r>
          </w:p>
        </w:tc>
        <w:tc>
          <w:tcPr>
            <w:tcW w:w="2123" w:type="dxa"/>
          </w:tcPr>
          <w:p w14:paraId="00000216" w14:textId="77777777" w:rsidR="00223A2A" w:rsidRPr="00C75E91" w:rsidRDefault="00105CFA">
            <w:pPr>
              <w:spacing w:after="160" w:line="259" w:lineRule="auto"/>
              <w:ind w:firstLine="0"/>
              <w:jc w:val="left"/>
              <w:rPr>
                <w:lang w:val="en-US"/>
              </w:rPr>
            </w:pPr>
            <w:r w:rsidRPr="00C75E91">
              <w:rPr>
                <w:lang w:val="en-US"/>
              </w:rPr>
              <w:t xml:space="preserve">16 </w:t>
            </w:r>
            <w:r w:rsidRPr="00C75E91">
              <w:rPr>
                <w:color w:val="222222"/>
                <w:highlight w:val="white"/>
                <w:lang w:val="en-US"/>
              </w:rPr>
              <w:t>€</w:t>
            </w:r>
          </w:p>
        </w:tc>
        <w:tc>
          <w:tcPr>
            <w:tcW w:w="2123" w:type="dxa"/>
          </w:tcPr>
          <w:p w14:paraId="00000217" w14:textId="77777777" w:rsidR="00223A2A" w:rsidRPr="00C75E91" w:rsidRDefault="00105CFA">
            <w:pPr>
              <w:spacing w:after="160" w:line="259" w:lineRule="auto"/>
              <w:ind w:firstLine="0"/>
              <w:jc w:val="left"/>
              <w:rPr>
                <w:lang w:val="en-US"/>
              </w:rPr>
            </w:pPr>
            <w:r w:rsidRPr="00C75E91">
              <w:rPr>
                <w:lang w:val="en-US"/>
              </w:rPr>
              <w:t xml:space="preserve">15 </w:t>
            </w:r>
            <w:r w:rsidRPr="00C75E91">
              <w:rPr>
                <w:color w:val="222222"/>
                <w:highlight w:val="white"/>
                <w:lang w:val="en-US"/>
              </w:rPr>
              <w:t>€</w:t>
            </w:r>
          </w:p>
        </w:tc>
        <w:tc>
          <w:tcPr>
            <w:tcW w:w="2124" w:type="dxa"/>
          </w:tcPr>
          <w:p w14:paraId="00000218" w14:textId="77777777" w:rsidR="00223A2A" w:rsidRPr="00C75E91" w:rsidRDefault="00105CFA">
            <w:pPr>
              <w:spacing w:after="160" w:line="259" w:lineRule="auto"/>
              <w:ind w:firstLine="0"/>
              <w:jc w:val="left"/>
              <w:rPr>
                <w:lang w:val="en-US"/>
              </w:rPr>
            </w:pPr>
            <w:r w:rsidRPr="00C75E91">
              <w:rPr>
                <w:lang w:val="en-US"/>
              </w:rPr>
              <w:t>-7%</w:t>
            </w:r>
          </w:p>
        </w:tc>
      </w:tr>
      <w:tr w:rsidR="00223A2A" w:rsidRPr="00C75E91" w14:paraId="32761875" w14:textId="77777777">
        <w:tc>
          <w:tcPr>
            <w:tcW w:w="2123" w:type="dxa"/>
          </w:tcPr>
          <w:p w14:paraId="00000219" w14:textId="77777777" w:rsidR="00223A2A" w:rsidRPr="00C75E91" w:rsidRDefault="00105CFA">
            <w:pPr>
              <w:spacing w:after="160" w:line="259" w:lineRule="auto"/>
              <w:ind w:firstLine="0"/>
              <w:jc w:val="left"/>
              <w:rPr>
                <w:lang w:val="en-US"/>
              </w:rPr>
            </w:pPr>
            <w:r w:rsidRPr="00C75E91">
              <w:rPr>
                <w:lang w:val="en-US"/>
              </w:rPr>
              <w:t>Occupancy</w:t>
            </w:r>
          </w:p>
        </w:tc>
        <w:tc>
          <w:tcPr>
            <w:tcW w:w="2123" w:type="dxa"/>
          </w:tcPr>
          <w:p w14:paraId="0000021A" w14:textId="77777777" w:rsidR="00223A2A" w:rsidRPr="00C75E91" w:rsidRDefault="00105CFA">
            <w:pPr>
              <w:spacing w:after="160" w:line="259" w:lineRule="auto"/>
              <w:ind w:firstLine="0"/>
              <w:jc w:val="left"/>
              <w:rPr>
                <w:lang w:val="en-US"/>
              </w:rPr>
            </w:pPr>
            <w:r w:rsidRPr="00C75E91">
              <w:rPr>
                <w:lang w:val="en-US"/>
              </w:rPr>
              <w:t>55 %</w:t>
            </w:r>
          </w:p>
        </w:tc>
        <w:tc>
          <w:tcPr>
            <w:tcW w:w="2123" w:type="dxa"/>
          </w:tcPr>
          <w:p w14:paraId="0000021B" w14:textId="77777777" w:rsidR="00223A2A" w:rsidRPr="00C75E91" w:rsidRDefault="00105CFA">
            <w:pPr>
              <w:spacing w:after="160" w:line="259" w:lineRule="auto"/>
              <w:ind w:firstLine="0"/>
              <w:jc w:val="left"/>
              <w:rPr>
                <w:lang w:val="en-US"/>
              </w:rPr>
            </w:pPr>
            <w:r w:rsidRPr="00C75E91">
              <w:rPr>
                <w:lang w:val="en-US"/>
              </w:rPr>
              <w:t>65 %</w:t>
            </w:r>
          </w:p>
        </w:tc>
        <w:tc>
          <w:tcPr>
            <w:tcW w:w="2124" w:type="dxa"/>
          </w:tcPr>
          <w:p w14:paraId="0000021C" w14:textId="77777777" w:rsidR="00223A2A" w:rsidRPr="00C75E91" w:rsidRDefault="00105CFA">
            <w:pPr>
              <w:spacing w:after="160" w:line="259" w:lineRule="auto"/>
              <w:ind w:firstLine="0"/>
              <w:jc w:val="left"/>
              <w:rPr>
                <w:lang w:val="en-US"/>
              </w:rPr>
            </w:pPr>
            <w:r w:rsidRPr="00C75E91">
              <w:rPr>
                <w:lang w:val="en-US"/>
              </w:rPr>
              <w:t>+18%</w:t>
            </w:r>
          </w:p>
        </w:tc>
      </w:tr>
      <w:tr w:rsidR="00223A2A" w:rsidRPr="00C75E91" w14:paraId="77950BBB" w14:textId="77777777">
        <w:tc>
          <w:tcPr>
            <w:tcW w:w="2123" w:type="dxa"/>
          </w:tcPr>
          <w:p w14:paraId="0000021D" w14:textId="77777777" w:rsidR="00223A2A" w:rsidRPr="00C75E91" w:rsidRDefault="00105CFA">
            <w:pPr>
              <w:spacing w:after="160" w:line="259" w:lineRule="auto"/>
              <w:ind w:firstLine="0"/>
              <w:jc w:val="left"/>
              <w:rPr>
                <w:b/>
                <w:lang w:val="en-US"/>
              </w:rPr>
            </w:pPr>
            <w:r w:rsidRPr="00C75E91">
              <w:rPr>
                <w:b/>
                <w:lang w:val="en-US"/>
              </w:rPr>
              <w:t>Number of rentals</w:t>
            </w:r>
          </w:p>
        </w:tc>
        <w:tc>
          <w:tcPr>
            <w:tcW w:w="2123" w:type="dxa"/>
          </w:tcPr>
          <w:p w14:paraId="0000021E" w14:textId="77777777" w:rsidR="00223A2A" w:rsidRPr="00C75E91" w:rsidRDefault="00105CFA">
            <w:pPr>
              <w:spacing w:after="160" w:line="259" w:lineRule="auto"/>
              <w:ind w:firstLine="0"/>
              <w:jc w:val="left"/>
              <w:rPr>
                <w:lang w:val="en-US"/>
              </w:rPr>
            </w:pPr>
            <w:r w:rsidRPr="00C75E91">
              <w:rPr>
                <w:lang w:val="en-US"/>
              </w:rPr>
              <w:t>4 604</w:t>
            </w:r>
          </w:p>
        </w:tc>
        <w:tc>
          <w:tcPr>
            <w:tcW w:w="2123" w:type="dxa"/>
          </w:tcPr>
          <w:p w14:paraId="0000021F" w14:textId="77777777" w:rsidR="00223A2A" w:rsidRPr="00C75E91" w:rsidRDefault="00105CFA">
            <w:pPr>
              <w:spacing w:after="160" w:line="259" w:lineRule="auto"/>
              <w:ind w:firstLine="0"/>
              <w:jc w:val="left"/>
              <w:rPr>
                <w:lang w:val="en-US"/>
              </w:rPr>
            </w:pPr>
            <w:r w:rsidRPr="00C75E91">
              <w:rPr>
                <w:lang w:val="en-US"/>
              </w:rPr>
              <w:t>5 292</w:t>
            </w:r>
          </w:p>
        </w:tc>
        <w:tc>
          <w:tcPr>
            <w:tcW w:w="2124" w:type="dxa"/>
          </w:tcPr>
          <w:p w14:paraId="00000220" w14:textId="77777777" w:rsidR="00223A2A" w:rsidRPr="00C75E91" w:rsidRDefault="00105CFA">
            <w:pPr>
              <w:spacing w:after="160" w:line="259" w:lineRule="auto"/>
              <w:ind w:firstLine="0"/>
              <w:jc w:val="left"/>
              <w:rPr>
                <w:lang w:val="en-US"/>
              </w:rPr>
            </w:pPr>
            <w:r w:rsidRPr="00C75E91">
              <w:rPr>
                <w:lang w:val="en-US"/>
              </w:rPr>
              <w:t>+15%</w:t>
            </w:r>
          </w:p>
        </w:tc>
      </w:tr>
      <w:tr w:rsidR="00223A2A" w:rsidRPr="00C75E91" w14:paraId="2BEFECDC" w14:textId="77777777">
        <w:tc>
          <w:tcPr>
            <w:tcW w:w="2123" w:type="dxa"/>
          </w:tcPr>
          <w:p w14:paraId="00000221" w14:textId="77777777" w:rsidR="00223A2A" w:rsidRPr="00C75E91" w:rsidRDefault="00105CFA">
            <w:pPr>
              <w:spacing w:after="160" w:line="259" w:lineRule="auto"/>
              <w:ind w:firstLine="0"/>
              <w:jc w:val="left"/>
              <w:rPr>
                <w:lang w:val="en-US"/>
              </w:rPr>
            </w:pPr>
            <w:r w:rsidRPr="00C75E91">
              <w:rPr>
                <w:lang w:val="en-US"/>
              </w:rPr>
              <w:t>Entire home</w:t>
            </w:r>
          </w:p>
        </w:tc>
        <w:tc>
          <w:tcPr>
            <w:tcW w:w="2123" w:type="dxa"/>
          </w:tcPr>
          <w:p w14:paraId="00000222" w14:textId="77777777" w:rsidR="00223A2A" w:rsidRPr="00C75E91" w:rsidRDefault="00105CFA">
            <w:pPr>
              <w:spacing w:after="160" w:line="259" w:lineRule="auto"/>
              <w:ind w:firstLine="0"/>
              <w:jc w:val="left"/>
              <w:rPr>
                <w:lang w:val="en-US"/>
              </w:rPr>
            </w:pPr>
            <w:r w:rsidRPr="00C75E91">
              <w:rPr>
                <w:lang w:val="en-US"/>
              </w:rPr>
              <w:t>4 220</w:t>
            </w:r>
          </w:p>
        </w:tc>
        <w:tc>
          <w:tcPr>
            <w:tcW w:w="2123" w:type="dxa"/>
          </w:tcPr>
          <w:p w14:paraId="00000223" w14:textId="77777777" w:rsidR="00223A2A" w:rsidRPr="00C75E91" w:rsidRDefault="00105CFA">
            <w:pPr>
              <w:spacing w:after="160" w:line="259" w:lineRule="auto"/>
              <w:ind w:firstLine="0"/>
              <w:jc w:val="left"/>
              <w:rPr>
                <w:lang w:val="en-US"/>
              </w:rPr>
            </w:pPr>
            <w:r w:rsidRPr="00C75E91">
              <w:rPr>
                <w:lang w:val="en-US"/>
              </w:rPr>
              <w:t>4 850</w:t>
            </w:r>
          </w:p>
        </w:tc>
        <w:tc>
          <w:tcPr>
            <w:tcW w:w="2124" w:type="dxa"/>
          </w:tcPr>
          <w:p w14:paraId="00000224" w14:textId="77777777" w:rsidR="00223A2A" w:rsidRPr="00C75E91" w:rsidRDefault="00105CFA">
            <w:pPr>
              <w:spacing w:after="160" w:line="259" w:lineRule="auto"/>
              <w:ind w:firstLine="0"/>
              <w:jc w:val="left"/>
              <w:rPr>
                <w:lang w:val="en-US"/>
              </w:rPr>
            </w:pPr>
            <w:r w:rsidRPr="00C75E91">
              <w:rPr>
                <w:lang w:val="en-US"/>
              </w:rPr>
              <w:t>+14%</w:t>
            </w:r>
          </w:p>
        </w:tc>
      </w:tr>
      <w:tr w:rsidR="00223A2A" w:rsidRPr="00C75E91" w14:paraId="2E5E8B5D" w14:textId="77777777">
        <w:tc>
          <w:tcPr>
            <w:tcW w:w="2123" w:type="dxa"/>
          </w:tcPr>
          <w:p w14:paraId="00000225" w14:textId="77777777" w:rsidR="00223A2A" w:rsidRPr="00C75E91" w:rsidRDefault="00105CFA">
            <w:pPr>
              <w:spacing w:after="160" w:line="259" w:lineRule="auto"/>
              <w:ind w:firstLine="0"/>
              <w:jc w:val="left"/>
              <w:rPr>
                <w:lang w:val="en-US"/>
              </w:rPr>
            </w:pPr>
            <w:r w:rsidRPr="00C75E91">
              <w:rPr>
                <w:lang w:val="en-US"/>
              </w:rPr>
              <w:t>Private room</w:t>
            </w:r>
          </w:p>
        </w:tc>
        <w:tc>
          <w:tcPr>
            <w:tcW w:w="2123" w:type="dxa"/>
          </w:tcPr>
          <w:p w14:paraId="00000226" w14:textId="77777777" w:rsidR="00223A2A" w:rsidRPr="00C75E91" w:rsidRDefault="00105CFA">
            <w:pPr>
              <w:spacing w:after="160" w:line="259" w:lineRule="auto"/>
              <w:ind w:firstLine="0"/>
              <w:jc w:val="left"/>
              <w:rPr>
                <w:lang w:val="en-US"/>
              </w:rPr>
            </w:pPr>
            <w:r w:rsidRPr="00C75E91">
              <w:rPr>
                <w:lang w:val="en-US"/>
              </w:rPr>
              <w:t>350</w:t>
            </w:r>
          </w:p>
        </w:tc>
        <w:tc>
          <w:tcPr>
            <w:tcW w:w="2123" w:type="dxa"/>
          </w:tcPr>
          <w:p w14:paraId="00000227" w14:textId="77777777" w:rsidR="00223A2A" w:rsidRPr="00C75E91" w:rsidRDefault="00105CFA">
            <w:pPr>
              <w:spacing w:after="160" w:line="259" w:lineRule="auto"/>
              <w:ind w:firstLine="0"/>
              <w:jc w:val="left"/>
              <w:rPr>
                <w:lang w:val="en-US"/>
              </w:rPr>
            </w:pPr>
            <w:r w:rsidRPr="00C75E91">
              <w:rPr>
                <w:lang w:val="en-US"/>
              </w:rPr>
              <w:t>425</w:t>
            </w:r>
          </w:p>
        </w:tc>
        <w:tc>
          <w:tcPr>
            <w:tcW w:w="2124" w:type="dxa"/>
          </w:tcPr>
          <w:p w14:paraId="00000228" w14:textId="77777777" w:rsidR="00223A2A" w:rsidRPr="00C75E91" w:rsidRDefault="00105CFA">
            <w:pPr>
              <w:spacing w:after="160" w:line="259" w:lineRule="auto"/>
              <w:ind w:firstLine="0"/>
              <w:jc w:val="left"/>
              <w:rPr>
                <w:lang w:val="en-US"/>
              </w:rPr>
            </w:pPr>
            <w:r w:rsidRPr="00C75E91">
              <w:rPr>
                <w:lang w:val="en-US"/>
              </w:rPr>
              <w:t>+21%</w:t>
            </w:r>
          </w:p>
        </w:tc>
      </w:tr>
      <w:tr w:rsidR="00223A2A" w:rsidRPr="00C75E91" w14:paraId="7C1547A6" w14:textId="77777777">
        <w:tc>
          <w:tcPr>
            <w:tcW w:w="2123" w:type="dxa"/>
          </w:tcPr>
          <w:p w14:paraId="00000229" w14:textId="77777777" w:rsidR="00223A2A" w:rsidRPr="00C75E91" w:rsidRDefault="00105CFA">
            <w:pPr>
              <w:spacing w:after="160" w:line="259" w:lineRule="auto"/>
              <w:ind w:firstLine="0"/>
              <w:jc w:val="left"/>
              <w:rPr>
                <w:lang w:val="en-US"/>
              </w:rPr>
            </w:pPr>
            <w:r w:rsidRPr="00C75E91">
              <w:rPr>
                <w:lang w:val="en-US"/>
              </w:rPr>
              <w:t>Shared room</w:t>
            </w:r>
          </w:p>
        </w:tc>
        <w:tc>
          <w:tcPr>
            <w:tcW w:w="2123" w:type="dxa"/>
          </w:tcPr>
          <w:p w14:paraId="0000022A" w14:textId="77777777" w:rsidR="00223A2A" w:rsidRPr="00C75E91" w:rsidRDefault="00105CFA">
            <w:pPr>
              <w:spacing w:after="160" w:line="259" w:lineRule="auto"/>
              <w:ind w:firstLine="0"/>
              <w:jc w:val="left"/>
              <w:rPr>
                <w:lang w:val="en-US"/>
              </w:rPr>
            </w:pPr>
            <w:r w:rsidRPr="00C75E91">
              <w:rPr>
                <w:lang w:val="en-US"/>
              </w:rPr>
              <w:t>34</w:t>
            </w:r>
          </w:p>
        </w:tc>
        <w:tc>
          <w:tcPr>
            <w:tcW w:w="2123" w:type="dxa"/>
          </w:tcPr>
          <w:p w14:paraId="0000022B" w14:textId="77777777" w:rsidR="00223A2A" w:rsidRPr="00C75E91" w:rsidRDefault="00105CFA">
            <w:pPr>
              <w:spacing w:after="160" w:line="259" w:lineRule="auto"/>
              <w:ind w:firstLine="0"/>
              <w:jc w:val="left"/>
              <w:rPr>
                <w:lang w:val="en-US"/>
              </w:rPr>
            </w:pPr>
            <w:r w:rsidRPr="00C75E91">
              <w:rPr>
                <w:lang w:val="en-US"/>
              </w:rPr>
              <w:t>17</w:t>
            </w:r>
          </w:p>
        </w:tc>
        <w:tc>
          <w:tcPr>
            <w:tcW w:w="2124" w:type="dxa"/>
          </w:tcPr>
          <w:p w14:paraId="0000022C" w14:textId="77777777" w:rsidR="00223A2A" w:rsidRPr="00C75E91" w:rsidRDefault="00105CFA" w:rsidP="00E425FA">
            <w:pPr>
              <w:keepNext/>
              <w:spacing w:after="160" w:line="259" w:lineRule="auto"/>
              <w:ind w:firstLine="0"/>
              <w:jc w:val="left"/>
              <w:rPr>
                <w:lang w:val="en-US"/>
              </w:rPr>
            </w:pPr>
            <w:r w:rsidRPr="00C75E91">
              <w:rPr>
                <w:lang w:val="en-US"/>
              </w:rPr>
              <w:t>-50%</w:t>
            </w:r>
          </w:p>
        </w:tc>
      </w:tr>
    </w:tbl>
    <w:p w14:paraId="3D2A1CDA" w14:textId="77777777" w:rsidR="00AC0115" w:rsidRPr="00C85773" w:rsidRDefault="00AC0115" w:rsidP="00AC0115">
      <w:pPr>
        <w:pStyle w:val="Zdroje"/>
        <w:rPr>
          <w:noProof/>
          <w:sz w:val="24"/>
        </w:rPr>
      </w:pPr>
      <w:r>
        <w:t xml:space="preserve">Source </w:t>
      </w:r>
      <w:r w:rsidRPr="00AC0115">
        <w:t>AirDNA</w:t>
      </w:r>
      <w:r>
        <w:t>, 2019</w:t>
      </w:r>
    </w:p>
    <w:p w14:paraId="0000022E" w14:textId="77777777" w:rsidR="00223A2A" w:rsidRPr="00C75E91" w:rsidRDefault="00105CFA">
      <w:pPr>
        <w:rPr>
          <w:rFonts w:ascii="Arial" w:eastAsia="Arial" w:hAnsi="Arial" w:cs="Arial"/>
          <w:b/>
          <w:sz w:val="32"/>
          <w:szCs w:val="32"/>
          <w:lang w:val="en-US"/>
        </w:rPr>
      </w:pPr>
      <w:r w:rsidRPr="00C75E91">
        <w:rPr>
          <w:lang w:val="en-US"/>
        </w:rPr>
        <w:br w:type="page"/>
      </w:r>
    </w:p>
    <w:p w14:paraId="0000022F" w14:textId="6B647A27" w:rsidR="00223A2A" w:rsidRPr="00C75E91" w:rsidRDefault="00E425FA">
      <w:pPr>
        <w:pStyle w:val="Nadpis2"/>
        <w:numPr>
          <w:ilvl w:val="1"/>
          <w:numId w:val="3"/>
        </w:numPr>
        <w:rPr>
          <w:lang w:val="en-US"/>
        </w:rPr>
      </w:pPr>
      <w:r w:rsidRPr="00C75E91">
        <w:rPr>
          <w:lang w:val="en-US"/>
        </w:rPr>
        <w:lastRenderedPageBreak/>
        <w:t xml:space="preserve">The </w:t>
      </w:r>
      <w:r w:rsidR="00105CFA" w:rsidRPr="00C75E91">
        <w:rPr>
          <w:lang w:val="en-US"/>
        </w:rPr>
        <w:t>Analysis</w:t>
      </w:r>
    </w:p>
    <w:p w14:paraId="00000230" w14:textId="77777777" w:rsidR="00223A2A" w:rsidRPr="00C75E91" w:rsidRDefault="00105CFA">
      <w:pPr>
        <w:ind w:firstLine="720"/>
        <w:rPr>
          <w:lang w:val="en-US"/>
        </w:rPr>
      </w:pPr>
      <w:r w:rsidRPr="00C75E91">
        <w:rPr>
          <w:lang w:val="en-US"/>
        </w:rPr>
        <w:t>In this chapter, the results of the research will be presented. It will be divided into a few parts. The first part is focused on the analysis of demand, the second part is based on the analysis of supply. The last part, the third, presents the results of individual interviews.</w:t>
      </w:r>
    </w:p>
    <w:p w14:paraId="00000231" w14:textId="77777777" w:rsidR="00223A2A" w:rsidRPr="00C75E91" w:rsidRDefault="00105CFA">
      <w:pPr>
        <w:pStyle w:val="Nadpis3"/>
        <w:numPr>
          <w:ilvl w:val="2"/>
          <w:numId w:val="3"/>
        </w:numPr>
        <w:rPr>
          <w:lang w:val="en-US"/>
        </w:rPr>
      </w:pPr>
      <w:r w:rsidRPr="00C75E91">
        <w:rPr>
          <w:lang w:val="en-US"/>
        </w:rPr>
        <w:t>The analysis of demand</w:t>
      </w:r>
    </w:p>
    <w:p w14:paraId="00000232" w14:textId="392F8E38" w:rsidR="00223A2A" w:rsidRPr="00C75E91" w:rsidRDefault="00B8079A">
      <w:pPr>
        <w:rPr>
          <w:lang w:val="en-US"/>
        </w:rPr>
      </w:pPr>
      <w:r>
        <w:rPr>
          <w:lang w:val="en-US"/>
        </w:rPr>
        <w:t>At the beginning of the research, respondents were asked</w:t>
      </w:r>
      <w:r w:rsidR="00105CFA" w:rsidRPr="00C75E91">
        <w:rPr>
          <w:lang w:val="en-US"/>
        </w:rPr>
        <w:t xml:space="preserve"> where </w:t>
      </w:r>
      <w:r w:rsidR="00FD1F06">
        <w:rPr>
          <w:lang w:val="en-US"/>
        </w:rPr>
        <w:t>they found</w:t>
      </w:r>
      <w:r w:rsidR="00105CFA" w:rsidRPr="00C75E91">
        <w:rPr>
          <w:lang w:val="en-US"/>
        </w:rPr>
        <w:t xml:space="preserve"> the option of accommodation with </w:t>
      </w:r>
      <w:r w:rsidR="00E425FA" w:rsidRPr="00C75E91">
        <w:rPr>
          <w:lang w:val="en-US"/>
        </w:rPr>
        <w:t xml:space="preserve">AirBnB. Graph number 1 </w:t>
      </w:r>
      <w:r w:rsidR="00105CFA" w:rsidRPr="00C75E91">
        <w:rPr>
          <w:lang w:val="en-US"/>
        </w:rPr>
        <w:t>shows that most frequent answers was the internet with 49 %, the next was a friend with 31</w:t>
      </w:r>
      <w:r w:rsidR="00C63764">
        <w:rPr>
          <w:lang w:val="en-US"/>
        </w:rPr>
        <w:t xml:space="preserve"> %, social media with 15 % and 5</w:t>
      </w:r>
      <w:r w:rsidR="00105CFA" w:rsidRPr="00C75E91">
        <w:rPr>
          <w:lang w:val="en-US"/>
        </w:rPr>
        <w:t xml:space="preserve"> % of respondents have chosen the other option</w:t>
      </w:r>
      <w:sdt>
        <w:sdtPr>
          <w:rPr>
            <w:lang w:val="en-US"/>
          </w:rPr>
          <w:tag w:val="goog_rdk_5"/>
          <w:id w:val="-200318336"/>
        </w:sdtPr>
        <w:sdtContent/>
      </w:sdt>
      <w:r w:rsidR="00105CFA" w:rsidRPr="00C75E91">
        <w:rPr>
          <w:lang w:val="en-US"/>
        </w:rPr>
        <w:t>.</w:t>
      </w:r>
      <w:r w:rsidR="00C63764">
        <w:rPr>
          <w:lang w:val="en-US"/>
        </w:rPr>
        <w:t xml:space="preserve"> We can see the difference between ages especially with </w:t>
      </w:r>
      <w:r w:rsidR="00FD1F06">
        <w:rPr>
          <w:lang w:val="en-US"/>
        </w:rPr>
        <w:t xml:space="preserve">the </w:t>
      </w:r>
      <w:r w:rsidR="00C63764">
        <w:rPr>
          <w:lang w:val="en-US"/>
        </w:rPr>
        <w:t>answer social media, nobody older than 50 years has answered this source.</w:t>
      </w:r>
      <w:r w:rsidR="00FD1F06">
        <w:rPr>
          <w:lang w:val="en-US"/>
        </w:rPr>
        <w:t xml:space="preserve"> The answer social media was mostly recorded from respondents within 21-30 years, specifically 17 </w:t>
      </w:r>
      <w:r w:rsidR="00B30C17">
        <w:rPr>
          <w:lang w:val="en-US"/>
        </w:rPr>
        <w:t>respondents</w:t>
      </w:r>
      <w:r w:rsidR="00FD1F06">
        <w:rPr>
          <w:lang w:val="en-US"/>
        </w:rPr>
        <w:t xml:space="preserve">. </w:t>
      </w:r>
    </w:p>
    <w:p w14:paraId="75C391EF" w14:textId="55F02146" w:rsidR="00E425FA" w:rsidRDefault="00C63764">
      <w:pPr>
        <w:ind w:firstLine="0"/>
        <w:rPr>
          <w:lang w:val="en-US"/>
        </w:rPr>
      </w:pPr>
      <w:r w:rsidRPr="00C75E91">
        <w:rPr>
          <w:noProof/>
          <w:lang w:val="cs-CZ"/>
        </w:rPr>
        <mc:AlternateContent>
          <mc:Choice Requires="wps">
            <w:drawing>
              <wp:anchor distT="0" distB="0" distL="114300" distR="114300" simplePos="0" relativeHeight="251740160" behindDoc="0" locked="0" layoutInCell="1" allowOverlap="1" wp14:anchorId="0F200C4F" wp14:editId="73469721">
                <wp:simplePos x="0" y="0"/>
                <wp:positionH relativeFrom="margin">
                  <wp:posOffset>37465</wp:posOffset>
                </wp:positionH>
                <wp:positionV relativeFrom="paragraph">
                  <wp:posOffset>201930</wp:posOffset>
                </wp:positionV>
                <wp:extent cx="5143500" cy="189781"/>
                <wp:effectExtent l="0" t="0" r="0" b="1270"/>
                <wp:wrapSquare wrapText="bothSides"/>
                <wp:docPr id="1" name="Textové pole 1"/>
                <wp:cNvGraphicFramePr/>
                <a:graphic xmlns:a="http://schemas.openxmlformats.org/drawingml/2006/main">
                  <a:graphicData uri="http://schemas.microsoft.com/office/word/2010/wordprocessingShape">
                    <wps:wsp>
                      <wps:cNvSpPr txBox="1"/>
                      <wps:spPr>
                        <a:xfrm>
                          <a:off x="0" y="0"/>
                          <a:ext cx="5143500" cy="189781"/>
                        </a:xfrm>
                        <a:prstGeom prst="rect">
                          <a:avLst/>
                        </a:prstGeom>
                        <a:solidFill>
                          <a:prstClr val="white"/>
                        </a:solidFill>
                        <a:ln>
                          <a:noFill/>
                        </a:ln>
                      </wps:spPr>
                      <wps:txbx>
                        <w:txbxContent>
                          <w:p w14:paraId="40F0A80A" w14:textId="74FE1D16" w:rsidR="00DD6163" w:rsidRPr="00CB3090" w:rsidRDefault="00DD6163" w:rsidP="00FF23CF">
                            <w:pPr>
                              <w:pStyle w:val="Zdroje"/>
                              <w:ind w:firstLine="0"/>
                              <w:jc w:val="left"/>
                            </w:pPr>
                            <w:r>
                              <w:t xml:space="preserve">Graph </w:t>
                            </w:r>
                            <w:fldSimple w:instr=" SEQ Graph \* ARABIC ">
                              <w:r>
                                <w:rPr>
                                  <w:noProof/>
                                </w:rPr>
                                <w:t>2</w:t>
                              </w:r>
                            </w:fldSimple>
                            <w:r>
                              <w:t>:</w:t>
                            </w:r>
                            <w:r w:rsidRPr="00CB3090">
                              <w:t xml:space="preserve"> </w:t>
                            </w:r>
                            <w:r w:rsidRPr="002B3A94">
                              <w:t>The way of finding AirBnB according to the age of respondent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00C4F" id="Textové pole 1" o:spid="_x0000_s1074" type="#_x0000_t202" style="position:absolute;left:0;text-align:left;margin-left:2.95pt;margin-top:15.9pt;width:405pt;height:14.95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" stroked="f">
                <v:textbox inset="0,0,0,0">
                  <w:txbxContent>
                    <w:p w14:paraId="40F0A80A" w14:textId="74FE1D16" w:rsidR="00DD6163" w:rsidRPr="00CB3090" w:rsidRDefault="00DD6163" w:rsidP="00FF23CF">
                      <w:pPr>
                        <w:pStyle w:val="Zdroje"/>
                        <w:ind w:firstLine="0"/>
                        <w:jc w:val="left"/>
                      </w:pPr>
                      <w:r>
                        <w:t xml:space="preserve">Graph </w:t>
                      </w:r>
                      <w:fldSimple w:instr=" SEQ Graph \* ARABIC ">
                        <w:r>
                          <w:rPr>
                            <w:noProof/>
                          </w:rPr>
                          <w:t>2</w:t>
                        </w:r>
                      </w:fldSimple>
                      <w:r>
                        <w:t>:</w:t>
                      </w:r>
                      <w:r w:rsidRPr="00CB3090">
                        <w:t xml:space="preserve"> </w:t>
                      </w:r>
                      <w:r w:rsidRPr="002B3A94">
                        <w:t>The way of finding AirBnB according to the age of respondent</w:t>
                      </w:r>
                    </w:p>
                  </w:txbxContent>
                </v:textbox>
                <w10:wrap type="square" anchorx="margin"/>
              </v:shape>
            </w:pict>
          </mc:Fallback>
        </mc:AlternateContent>
      </w:r>
    </w:p>
    <w:p w14:paraId="4714E0F7" w14:textId="619E079A" w:rsidR="00C63764" w:rsidRDefault="00DD1CDA">
      <w:pPr>
        <w:ind w:firstLine="0"/>
        <w:rPr>
          <w:lang w:val="en-US"/>
        </w:rPr>
      </w:pPr>
      <w:r w:rsidRPr="00C75E91">
        <w:rPr>
          <w:noProof/>
          <w:lang w:val="cs-CZ"/>
        </w:rPr>
        <mc:AlternateContent>
          <mc:Choice Requires="wps">
            <w:drawing>
              <wp:anchor distT="0" distB="0" distL="114300" distR="114300" simplePos="0" relativeHeight="251742208" behindDoc="0" locked="0" layoutInCell="1" allowOverlap="1" wp14:anchorId="5CFA2586" wp14:editId="06969509">
                <wp:simplePos x="0" y="0"/>
                <wp:positionH relativeFrom="margin">
                  <wp:align>right</wp:align>
                </wp:positionH>
                <wp:positionV relativeFrom="paragraph">
                  <wp:posOffset>2159000</wp:posOffset>
                </wp:positionV>
                <wp:extent cx="5143500" cy="635"/>
                <wp:effectExtent l="0" t="0" r="0" b="8255"/>
                <wp:wrapSquare wrapText="bothSides"/>
                <wp:docPr id="2" name="Textové pole 2"/>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4ED77612" w14:textId="411DC8AE" w:rsidR="00DD6163" w:rsidRPr="002752A7" w:rsidRDefault="00DD6163" w:rsidP="00E425FA">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2586" id="Textové pole 2" o:spid="_x0000_s1075" type="#_x0000_t202" style="position:absolute;left:0;text-align:left;margin-left:353.8pt;margin-top:170pt;width:405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" stroked="f">
                <v:textbox style="mso-fit-shape-to-text:t" inset="0,0,0,0">
                  <w:txbxContent>
                    <w:p w14:paraId="4ED77612" w14:textId="411DC8AE" w:rsidR="00DD6163" w:rsidRPr="002752A7" w:rsidRDefault="00DD6163" w:rsidP="00E425FA">
                      <w:pPr>
                        <w:pStyle w:val="Zdroje"/>
                        <w:rPr>
                          <w:noProof/>
                          <w:sz w:val="24"/>
                        </w:rPr>
                      </w:pPr>
                      <w:r>
                        <w:t xml:space="preserve">Source: Own elaboration, 2019 </w:t>
                      </w:r>
                    </w:p>
                  </w:txbxContent>
                </v:textbox>
                <w10:wrap type="square" anchorx="margin"/>
              </v:shape>
            </w:pict>
          </mc:Fallback>
        </mc:AlternateContent>
      </w:r>
      <w:r w:rsidR="00C63764">
        <w:rPr>
          <w:noProof/>
          <w:lang w:val="cs-CZ"/>
        </w:rPr>
        <w:drawing>
          <wp:inline distT="0" distB="0" distL="0" distR="0" wp14:anchorId="235FB296" wp14:editId="4B823CD0">
            <wp:extent cx="5115464" cy="2009955"/>
            <wp:effectExtent l="0" t="0" r="0" b="0"/>
            <wp:docPr id="484" name="Graf 4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81AF56D" w14:textId="5D462831" w:rsidR="003E3F9E" w:rsidRDefault="003E3F9E" w:rsidP="003E3F9E">
      <w:pPr>
        <w:ind w:firstLine="0"/>
        <w:rPr>
          <w:lang w:val="en-US"/>
        </w:rPr>
      </w:pPr>
      <w:r w:rsidRPr="00C75E91">
        <w:rPr>
          <w:lang w:val="en-US"/>
        </w:rPr>
        <w:t xml:space="preserve">The </w:t>
      </w:r>
      <w:r>
        <w:rPr>
          <w:lang w:val="en-US"/>
        </w:rPr>
        <w:t>next</w:t>
      </w:r>
      <w:r w:rsidRPr="00C75E91">
        <w:rPr>
          <w:lang w:val="en-US"/>
        </w:rPr>
        <w:t xml:space="preserve"> question </w:t>
      </w:r>
      <w:r>
        <w:rPr>
          <w:lang w:val="en-US"/>
        </w:rPr>
        <w:t>focuses</w:t>
      </w:r>
      <w:r w:rsidRPr="00C75E91">
        <w:rPr>
          <w:lang w:val="en-US"/>
        </w:rPr>
        <w:t xml:space="preserve"> on the year of becoming a member of the AirBnB community. The graph below shows, that this style of travelling is still quite young, many people joined the community just a few years ago. The most answered year was 2016 with 39 responds, 2017 and 2018 with 28 responds. Only 7 % of respondents joined the community earlier than in 2013.</w:t>
      </w:r>
      <w:r>
        <w:rPr>
          <w:lang w:val="en-US"/>
        </w:rPr>
        <w:t xml:space="preserve"> In comparison between genders, we can see that the most females joined AirBnB in 2016 (28 females), meanwhile most males joined AirBnB one year earlier, in 2015 (11 males).</w:t>
      </w:r>
    </w:p>
    <w:p w14:paraId="6780D895" w14:textId="77777777" w:rsidR="003E3F9E" w:rsidRDefault="003E3F9E" w:rsidP="003E3F9E">
      <w:pPr>
        <w:ind w:firstLine="0"/>
        <w:rPr>
          <w:lang w:val="en-US"/>
        </w:rPr>
      </w:pPr>
    </w:p>
    <w:p w14:paraId="11EFB241" w14:textId="1AD495D1" w:rsidR="003E3F9E" w:rsidRPr="00C75E91" w:rsidRDefault="003E3F9E">
      <w:pPr>
        <w:ind w:firstLine="0"/>
        <w:rPr>
          <w:lang w:val="en-US"/>
        </w:rPr>
      </w:pPr>
      <w:r w:rsidRPr="00C75E91">
        <w:rPr>
          <w:noProof/>
          <w:lang w:val="cs-CZ"/>
        </w:rPr>
        <w:lastRenderedPageBreak/>
        <mc:AlternateContent>
          <mc:Choice Requires="wps">
            <w:drawing>
              <wp:inline distT="0" distB="0" distL="0" distR="0" wp14:anchorId="1A7DD697" wp14:editId="38F257D5">
                <wp:extent cx="5581650" cy="297180"/>
                <wp:effectExtent l="0" t="0" r="0" b="7620"/>
                <wp:docPr id="3" name="Textové pole 3"/>
                <wp:cNvGraphicFramePr/>
                <a:graphic xmlns:a="http://schemas.openxmlformats.org/drawingml/2006/main">
                  <a:graphicData uri="http://schemas.microsoft.com/office/word/2010/wordprocessingShape">
                    <wps:wsp>
                      <wps:cNvSpPr txBox="1"/>
                      <wps:spPr>
                        <a:xfrm>
                          <a:off x="0" y="0"/>
                          <a:ext cx="5581650" cy="297180"/>
                        </a:xfrm>
                        <a:prstGeom prst="rect">
                          <a:avLst/>
                        </a:prstGeom>
                        <a:solidFill>
                          <a:prstClr val="white"/>
                        </a:solidFill>
                        <a:ln>
                          <a:noFill/>
                        </a:ln>
                      </wps:spPr>
                      <wps:txbx>
                        <w:txbxContent>
                          <w:p w14:paraId="70D08B49" w14:textId="7226BC1F" w:rsidR="00DD6163" w:rsidRPr="000B1C75" w:rsidRDefault="00DD6163" w:rsidP="006F0C96">
                            <w:pPr>
                              <w:pStyle w:val="Zdroje"/>
                              <w:ind w:firstLine="0"/>
                              <w:jc w:val="left"/>
                              <w:rPr>
                                <w:sz w:val="24"/>
                              </w:rPr>
                            </w:pPr>
                            <w:r>
                              <w:t xml:space="preserve">Graph </w:t>
                            </w:r>
                            <w:fldSimple w:instr=" SEQ Graph \* ARABIC ">
                              <w:r>
                                <w:rPr>
                                  <w:noProof/>
                                </w:rPr>
                                <w:t>3</w:t>
                              </w:r>
                            </w:fldSimple>
                            <w:r>
                              <w:t xml:space="preserve">: </w:t>
                            </w:r>
                            <w:r w:rsidRPr="00C63764">
                              <w:t>The year of joining AirBnB according to the gender of respondent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A7DD697" id="Textové pole 3" o:spid="_x0000_s1076" type="#_x0000_t202" style="width:439.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" stroked="f">
                <v:textbox inset="0,0,0,0">
                  <w:txbxContent>
                    <w:p w14:paraId="70D08B49" w14:textId="7226BC1F" w:rsidR="00DD6163" w:rsidRPr="000B1C75" w:rsidRDefault="00DD6163" w:rsidP="006F0C96">
                      <w:pPr>
                        <w:pStyle w:val="Zdroje"/>
                        <w:ind w:firstLine="0"/>
                        <w:jc w:val="left"/>
                        <w:rPr>
                          <w:sz w:val="24"/>
                        </w:rPr>
                      </w:pPr>
                      <w:r>
                        <w:t xml:space="preserve">Graph </w:t>
                      </w:r>
                      <w:fldSimple w:instr=" SEQ Graph \* ARABIC ">
                        <w:r>
                          <w:rPr>
                            <w:noProof/>
                          </w:rPr>
                          <w:t>3</w:t>
                        </w:r>
                      </w:fldSimple>
                      <w:r>
                        <w:t xml:space="preserve">: </w:t>
                      </w:r>
                      <w:r w:rsidRPr="00C63764">
                        <w:t>The year of joining AirBnB according to the gender of respondent</w:t>
                      </w:r>
                    </w:p>
                  </w:txbxContent>
                </v:textbox>
                <w10:anchorlock/>
              </v:shape>
            </w:pict>
          </mc:Fallback>
        </mc:AlternateContent>
      </w:r>
    </w:p>
    <w:p w14:paraId="20BD996C" w14:textId="7C1612AD" w:rsidR="008B0BC8" w:rsidRPr="00C75E91" w:rsidRDefault="007A66B1" w:rsidP="007A66B1">
      <w:pPr>
        <w:ind w:firstLine="0"/>
        <w:jc w:val="center"/>
        <w:rPr>
          <w:lang w:val="en-US"/>
        </w:rPr>
      </w:pPr>
      <w:r w:rsidRPr="00C75E91">
        <w:rPr>
          <w:noProof/>
          <w:lang w:val="cs-CZ"/>
        </w:rPr>
        <mc:AlternateContent>
          <mc:Choice Requires="wps">
            <w:drawing>
              <wp:anchor distT="0" distB="0" distL="114300" distR="114300" simplePos="0" relativeHeight="251746304" behindDoc="0" locked="0" layoutInCell="1" allowOverlap="1" wp14:anchorId="6E865A3F" wp14:editId="75D777F2">
                <wp:simplePos x="0" y="0"/>
                <wp:positionH relativeFrom="margin">
                  <wp:align>left</wp:align>
                </wp:positionH>
                <wp:positionV relativeFrom="paragraph">
                  <wp:posOffset>2926715</wp:posOffset>
                </wp:positionV>
                <wp:extent cx="5570148" cy="267419"/>
                <wp:effectExtent l="0" t="0" r="0" b="0"/>
                <wp:wrapSquare wrapText="bothSides"/>
                <wp:docPr id="4" name="Textové pole 4"/>
                <wp:cNvGraphicFramePr/>
                <a:graphic xmlns:a="http://schemas.openxmlformats.org/drawingml/2006/main">
                  <a:graphicData uri="http://schemas.microsoft.com/office/word/2010/wordprocessingShape">
                    <wps:wsp>
                      <wps:cNvSpPr txBox="1"/>
                      <wps:spPr>
                        <a:xfrm>
                          <a:off x="0" y="0"/>
                          <a:ext cx="5570148" cy="267419"/>
                        </a:xfrm>
                        <a:prstGeom prst="rect">
                          <a:avLst/>
                        </a:prstGeom>
                        <a:solidFill>
                          <a:prstClr val="white"/>
                        </a:solidFill>
                        <a:ln>
                          <a:noFill/>
                        </a:ln>
                      </wps:spPr>
                      <wps:txbx>
                        <w:txbxContent>
                          <w:p w14:paraId="2ECA57FE" w14:textId="2EA88CBC" w:rsidR="00DD6163" w:rsidRPr="00F46BE0" w:rsidRDefault="00DD6163" w:rsidP="00E425FA">
                            <w:pPr>
                              <w:pStyle w:val="Zdroje"/>
                              <w:rPr>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5A3F" id="Textové pole 4" o:spid="_x0000_s1077" type="#_x0000_t202" style="position:absolute;left:0;text-align:left;margin-left:0;margin-top:230.45pt;width:438.6pt;height:21.0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" stroked="f">
                <v:textbox inset="0,0,0,0">
                  <w:txbxContent>
                    <w:p w14:paraId="2ECA57FE" w14:textId="2EA88CBC" w:rsidR="00DD6163" w:rsidRPr="00F46BE0" w:rsidRDefault="00DD6163" w:rsidP="00E425FA">
                      <w:pPr>
                        <w:pStyle w:val="Zdroje"/>
                        <w:rPr>
                          <w:sz w:val="24"/>
                        </w:rPr>
                      </w:pPr>
                      <w:r>
                        <w:t xml:space="preserve">Source: Own elaboration, 2019  </w:t>
                      </w:r>
                    </w:p>
                  </w:txbxContent>
                </v:textbox>
                <w10:wrap type="square" anchorx="margin"/>
              </v:shape>
            </w:pict>
          </mc:Fallback>
        </mc:AlternateContent>
      </w:r>
      <w:r w:rsidR="006F0C96">
        <w:rPr>
          <w:noProof/>
          <w:lang w:val="cs-CZ"/>
        </w:rPr>
        <w:drawing>
          <wp:inline distT="0" distB="0" distL="0" distR="0" wp14:anchorId="7DE94336" wp14:editId="1C456EC4">
            <wp:extent cx="5124450" cy="2714625"/>
            <wp:effectExtent l="0" t="0" r="0" b="0"/>
            <wp:docPr id="35" name="Graf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8CA2BF" w14:textId="7B36ACC6" w:rsidR="00B52E42" w:rsidRDefault="00105CFA" w:rsidP="009A3543">
      <w:pPr>
        <w:ind w:firstLine="0"/>
        <w:rPr>
          <w:lang w:val="en-US"/>
        </w:rPr>
      </w:pPr>
      <w:r w:rsidRPr="00C75E91">
        <w:rPr>
          <w:lang w:val="en-US"/>
        </w:rPr>
        <w:t xml:space="preserve">The </w:t>
      </w:r>
      <w:r w:rsidR="007A66B1">
        <w:rPr>
          <w:lang w:val="en-US"/>
        </w:rPr>
        <w:t>graph number 3 shows the</w:t>
      </w:r>
      <w:r w:rsidRPr="00C75E91">
        <w:rPr>
          <w:lang w:val="en-US"/>
        </w:rPr>
        <w:t xml:space="preserve"> reason for joining the community. </w:t>
      </w:r>
      <w:r w:rsidR="007A66B1">
        <w:rPr>
          <w:lang w:val="en-US"/>
        </w:rPr>
        <w:t>T</w:t>
      </w:r>
      <w:r w:rsidRPr="00C75E91">
        <w:rPr>
          <w:lang w:val="en-US"/>
        </w:rPr>
        <w:t xml:space="preserve">he majority answered “Cheaper accommodation” with </w:t>
      </w:r>
      <w:r w:rsidR="007A66B1">
        <w:rPr>
          <w:lang w:val="en-US"/>
        </w:rPr>
        <w:t xml:space="preserve">70 %. </w:t>
      </w:r>
      <w:r w:rsidRPr="00C75E91">
        <w:rPr>
          <w:lang w:val="en-US"/>
        </w:rPr>
        <w:t>1</w:t>
      </w:r>
      <w:r w:rsidR="00485396">
        <w:rPr>
          <w:lang w:val="en-US"/>
        </w:rPr>
        <w:t>4</w:t>
      </w:r>
      <w:r w:rsidR="007A66B1">
        <w:rPr>
          <w:lang w:val="en-US"/>
        </w:rPr>
        <w:t xml:space="preserve"> %</w:t>
      </w:r>
      <w:r w:rsidRPr="00C75E91">
        <w:rPr>
          <w:lang w:val="en-US"/>
        </w:rPr>
        <w:t xml:space="preserve"> respondents chose “other” that includes local experiences, bigger accommodation than just a hotel room, accommodation with a kitchen and living room, options for travelling with a group, residential </w:t>
      </w:r>
      <w:r w:rsidR="00485396" w:rsidRPr="00C75E91">
        <w:rPr>
          <w:lang w:val="en-US"/>
        </w:rPr>
        <w:t>neighborhood</w:t>
      </w:r>
      <w:r w:rsidR="00485396">
        <w:rPr>
          <w:lang w:val="en-US"/>
        </w:rPr>
        <w:t>. Another 12</w:t>
      </w:r>
      <w:r w:rsidRPr="00C75E91">
        <w:rPr>
          <w:lang w:val="en-US"/>
        </w:rPr>
        <w:t xml:space="preserve"> % chose “I wanted to try something new” and almost </w:t>
      </w:r>
      <w:r w:rsidR="00485396">
        <w:rPr>
          <w:lang w:val="en-US"/>
        </w:rPr>
        <w:t>5</w:t>
      </w:r>
      <w:r w:rsidRPr="00C75E91">
        <w:rPr>
          <w:lang w:val="en-US"/>
        </w:rPr>
        <w:t xml:space="preserve"> % wanted to meet more locals. </w:t>
      </w:r>
      <w:r w:rsidR="007A66B1">
        <w:rPr>
          <w:lang w:val="en-US"/>
        </w:rPr>
        <w:t>The most students cho</w:t>
      </w:r>
      <w:r w:rsidR="00B52E42">
        <w:rPr>
          <w:lang w:val="en-US"/>
        </w:rPr>
        <w:t>o</w:t>
      </w:r>
      <w:r w:rsidR="007A66B1">
        <w:rPr>
          <w:lang w:val="en-US"/>
        </w:rPr>
        <w:t>se AirBnB for cheaper accommodation</w:t>
      </w:r>
      <w:r w:rsidR="003349C5">
        <w:rPr>
          <w:lang w:val="en-US"/>
        </w:rPr>
        <w:t>,</w:t>
      </w:r>
      <w:r w:rsidR="00B52E42">
        <w:rPr>
          <w:lang w:val="en-US"/>
        </w:rPr>
        <w:t xml:space="preserve"> the same choose workers, </w:t>
      </w:r>
      <w:r w:rsidR="003349C5">
        <w:rPr>
          <w:lang w:val="en-US"/>
        </w:rPr>
        <w:t xml:space="preserve">but </w:t>
      </w:r>
      <w:r w:rsidR="00B52E42">
        <w:rPr>
          <w:lang w:val="en-US"/>
        </w:rPr>
        <w:t>workers have bigger impact in section “I wanted to try something new.”, meanwhile students do not.</w:t>
      </w:r>
    </w:p>
    <w:p w14:paraId="50731299" w14:textId="5D970284" w:rsidR="00B52E42" w:rsidRDefault="00B52E42" w:rsidP="00B52E42">
      <w:pPr>
        <w:pStyle w:val="Zdroje"/>
        <w:ind w:firstLine="0"/>
        <w:jc w:val="left"/>
        <w:textDirection w:val="lrTb"/>
      </w:pPr>
      <w:r>
        <w:t xml:space="preserve">Table </w:t>
      </w:r>
      <w:fldSimple w:instr=" SEQ Table \* ARABIC ">
        <w:r w:rsidR="000A5A00">
          <w:rPr>
            <w:noProof/>
          </w:rPr>
          <w:t>5</w:t>
        </w:r>
      </w:fldSimple>
      <w:r>
        <w:t xml:space="preserve"> The reason for joining the AirBnB community according to the status of respondent</w:t>
      </w:r>
    </w:p>
    <w:tbl>
      <w:tblPr>
        <w:tblpPr w:leftFromText="141" w:rightFromText="141" w:vertAnchor="text" w:horzAnchor="margin" w:tblpY="13"/>
        <w:tblW w:w="9054" w:type="dxa"/>
        <w:tblCellMar>
          <w:left w:w="70" w:type="dxa"/>
          <w:right w:w="70" w:type="dxa"/>
        </w:tblCellMar>
        <w:tblLook w:val="04A0" w:firstRow="1" w:lastRow="0" w:firstColumn="1" w:lastColumn="0" w:noHBand="0" w:noVBand="1"/>
      </w:tblPr>
      <w:tblGrid>
        <w:gridCol w:w="2654"/>
        <w:gridCol w:w="794"/>
        <w:gridCol w:w="806"/>
        <w:gridCol w:w="794"/>
        <w:gridCol w:w="806"/>
        <w:gridCol w:w="794"/>
        <w:gridCol w:w="806"/>
        <w:gridCol w:w="794"/>
        <w:gridCol w:w="806"/>
      </w:tblGrid>
      <w:tr w:rsidR="00B52E42" w:rsidRPr="00AB5EFA" w14:paraId="35FF4720" w14:textId="77777777" w:rsidTr="00B52E42">
        <w:trPr>
          <w:trHeight w:val="285"/>
        </w:trPr>
        <w:tc>
          <w:tcPr>
            <w:tcW w:w="265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B54B01D" w14:textId="77777777" w:rsidR="00B52E42" w:rsidRPr="00AB5EFA" w:rsidRDefault="00B52E42" w:rsidP="00B52E42">
            <w:pPr>
              <w:spacing w:after="0" w:line="240" w:lineRule="auto"/>
              <w:ind w:firstLine="0"/>
              <w:jc w:val="left"/>
              <w:rPr>
                <w:color w:val="000000"/>
                <w:lang w:val="en-US"/>
              </w:rPr>
            </w:pPr>
            <w:r w:rsidRPr="00AB5EFA">
              <w:rPr>
                <w:color w:val="000000"/>
                <w:lang w:val="en-US"/>
              </w:rPr>
              <w:t> </w:t>
            </w:r>
          </w:p>
        </w:tc>
        <w:tc>
          <w:tcPr>
            <w:tcW w:w="1600" w:type="dxa"/>
            <w:gridSpan w:val="2"/>
            <w:tcBorders>
              <w:top w:val="single" w:sz="8" w:space="0" w:color="auto"/>
              <w:left w:val="nil"/>
              <w:bottom w:val="single" w:sz="4" w:space="0" w:color="auto"/>
              <w:right w:val="single" w:sz="4" w:space="0" w:color="auto"/>
            </w:tcBorders>
            <w:shd w:val="clear" w:color="auto" w:fill="auto"/>
            <w:noWrap/>
            <w:vAlign w:val="bottom"/>
            <w:hideMark/>
          </w:tcPr>
          <w:p w14:paraId="4AF50D78" w14:textId="77777777" w:rsidR="00B52E42" w:rsidRPr="00AB5EFA" w:rsidRDefault="00B52E42" w:rsidP="00B52E42">
            <w:pPr>
              <w:spacing w:after="0" w:line="240" w:lineRule="auto"/>
              <w:ind w:firstLine="0"/>
              <w:jc w:val="center"/>
              <w:rPr>
                <w:b/>
                <w:bCs/>
                <w:color w:val="000000"/>
                <w:lang w:val="en-US"/>
              </w:rPr>
            </w:pPr>
            <w:r w:rsidRPr="00AB5EFA">
              <w:rPr>
                <w:b/>
                <w:bCs/>
                <w:color w:val="000000"/>
                <w:lang w:val="en-US"/>
              </w:rPr>
              <w:t>Student</w:t>
            </w:r>
          </w:p>
        </w:tc>
        <w:tc>
          <w:tcPr>
            <w:tcW w:w="1600" w:type="dxa"/>
            <w:gridSpan w:val="2"/>
            <w:tcBorders>
              <w:top w:val="single" w:sz="8" w:space="0" w:color="auto"/>
              <w:left w:val="nil"/>
              <w:bottom w:val="single" w:sz="4" w:space="0" w:color="auto"/>
              <w:right w:val="single" w:sz="4" w:space="0" w:color="auto"/>
            </w:tcBorders>
            <w:shd w:val="clear" w:color="auto" w:fill="auto"/>
            <w:noWrap/>
            <w:vAlign w:val="bottom"/>
            <w:hideMark/>
          </w:tcPr>
          <w:p w14:paraId="361292A1" w14:textId="77777777" w:rsidR="00B52E42" w:rsidRPr="00AB5EFA" w:rsidRDefault="00B52E42" w:rsidP="00B52E42">
            <w:pPr>
              <w:spacing w:after="0" w:line="240" w:lineRule="auto"/>
              <w:ind w:firstLine="0"/>
              <w:jc w:val="center"/>
              <w:rPr>
                <w:b/>
                <w:bCs/>
                <w:color w:val="000000"/>
                <w:lang w:val="en-US"/>
              </w:rPr>
            </w:pPr>
            <w:r w:rsidRPr="00AB5EFA">
              <w:rPr>
                <w:b/>
                <w:bCs/>
                <w:color w:val="000000"/>
                <w:lang w:val="en-US"/>
              </w:rPr>
              <w:t>Worker</w:t>
            </w:r>
          </w:p>
        </w:tc>
        <w:tc>
          <w:tcPr>
            <w:tcW w:w="1600" w:type="dxa"/>
            <w:gridSpan w:val="2"/>
            <w:tcBorders>
              <w:top w:val="single" w:sz="8" w:space="0" w:color="auto"/>
              <w:left w:val="nil"/>
              <w:bottom w:val="single" w:sz="4" w:space="0" w:color="auto"/>
              <w:right w:val="single" w:sz="4" w:space="0" w:color="auto"/>
            </w:tcBorders>
            <w:shd w:val="clear" w:color="auto" w:fill="auto"/>
            <w:noWrap/>
            <w:vAlign w:val="bottom"/>
            <w:hideMark/>
          </w:tcPr>
          <w:p w14:paraId="019002C2" w14:textId="77777777" w:rsidR="00B52E42" w:rsidRPr="00AB5EFA" w:rsidRDefault="00B52E42" w:rsidP="00B52E42">
            <w:pPr>
              <w:spacing w:after="0" w:line="240" w:lineRule="auto"/>
              <w:ind w:firstLine="0"/>
              <w:jc w:val="center"/>
              <w:rPr>
                <w:b/>
                <w:bCs/>
                <w:color w:val="000000"/>
                <w:lang w:val="en-US"/>
              </w:rPr>
            </w:pPr>
            <w:r w:rsidRPr="00AB5EFA">
              <w:rPr>
                <w:b/>
                <w:bCs/>
                <w:color w:val="000000"/>
                <w:lang w:val="en-US"/>
              </w:rPr>
              <w:t>Self-employed</w:t>
            </w:r>
          </w:p>
        </w:tc>
        <w:tc>
          <w:tcPr>
            <w:tcW w:w="160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0CC67EE8" w14:textId="77777777" w:rsidR="00B52E42" w:rsidRPr="00AB5EFA" w:rsidRDefault="00B52E42" w:rsidP="00B52E42">
            <w:pPr>
              <w:spacing w:after="0" w:line="240" w:lineRule="auto"/>
              <w:ind w:firstLine="0"/>
              <w:jc w:val="center"/>
              <w:rPr>
                <w:b/>
                <w:bCs/>
                <w:color w:val="000000"/>
                <w:lang w:val="en-US"/>
              </w:rPr>
            </w:pPr>
            <w:r w:rsidRPr="00AB5EFA">
              <w:rPr>
                <w:b/>
                <w:bCs/>
                <w:color w:val="000000"/>
                <w:lang w:val="en-US"/>
              </w:rPr>
              <w:t>Retirement</w:t>
            </w:r>
          </w:p>
        </w:tc>
      </w:tr>
      <w:tr w:rsidR="00B52E42" w:rsidRPr="00AB5EFA" w14:paraId="13AEC90D" w14:textId="77777777" w:rsidTr="00B52E42">
        <w:trPr>
          <w:trHeight w:val="285"/>
        </w:trPr>
        <w:tc>
          <w:tcPr>
            <w:tcW w:w="2654" w:type="dxa"/>
            <w:tcBorders>
              <w:top w:val="nil"/>
              <w:left w:val="single" w:sz="8" w:space="0" w:color="auto"/>
              <w:bottom w:val="single" w:sz="4" w:space="0" w:color="auto"/>
              <w:right w:val="single" w:sz="4" w:space="0" w:color="auto"/>
            </w:tcBorders>
            <w:shd w:val="clear" w:color="auto" w:fill="auto"/>
            <w:noWrap/>
            <w:vAlign w:val="bottom"/>
            <w:hideMark/>
          </w:tcPr>
          <w:p w14:paraId="1D58687D" w14:textId="77777777" w:rsidR="00B52E42" w:rsidRPr="00AB5EFA" w:rsidRDefault="00B52E42" w:rsidP="00B52E42">
            <w:pPr>
              <w:spacing w:after="0" w:line="240" w:lineRule="auto"/>
              <w:ind w:firstLine="0"/>
              <w:jc w:val="left"/>
              <w:rPr>
                <w:color w:val="000000"/>
                <w:lang w:val="en-US"/>
              </w:rPr>
            </w:pPr>
            <w:r w:rsidRPr="00AB5EFA">
              <w:rPr>
                <w:color w:val="000000"/>
                <w:lang w:val="en-US"/>
              </w:rPr>
              <w:t> </w:t>
            </w:r>
          </w:p>
        </w:tc>
        <w:tc>
          <w:tcPr>
            <w:tcW w:w="794" w:type="dxa"/>
            <w:tcBorders>
              <w:top w:val="nil"/>
              <w:left w:val="nil"/>
              <w:bottom w:val="single" w:sz="4" w:space="0" w:color="auto"/>
              <w:right w:val="single" w:sz="4" w:space="0" w:color="auto"/>
            </w:tcBorders>
            <w:shd w:val="clear" w:color="auto" w:fill="auto"/>
            <w:noWrap/>
            <w:vAlign w:val="bottom"/>
            <w:hideMark/>
          </w:tcPr>
          <w:p w14:paraId="63AD34B6"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Abs.</w:t>
            </w:r>
          </w:p>
        </w:tc>
        <w:tc>
          <w:tcPr>
            <w:tcW w:w="806" w:type="dxa"/>
            <w:tcBorders>
              <w:top w:val="nil"/>
              <w:left w:val="nil"/>
              <w:bottom w:val="single" w:sz="4" w:space="0" w:color="auto"/>
              <w:right w:val="single" w:sz="4" w:space="0" w:color="auto"/>
            </w:tcBorders>
            <w:shd w:val="clear" w:color="auto" w:fill="auto"/>
            <w:noWrap/>
            <w:vAlign w:val="bottom"/>
            <w:hideMark/>
          </w:tcPr>
          <w:p w14:paraId="06CC17E4"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Rel.</w:t>
            </w:r>
          </w:p>
        </w:tc>
        <w:tc>
          <w:tcPr>
            <w:tcW w:w="794" w:type="dxa"/>
            <w:tcBorders>
              <w:top w:val="nil"/>
              <w:left w:val="nil"/>
              <w:bottom w:val="single" w:sz="4" w:space="0" w:color="auto"/>
              <w:right w:val="single" w:sz="4" w:space="0" w:color="auto"/>
            </w:tcBorders>
            <w:shd w:val="clear" w:color="auto" w:fill="auto"/>
            <w:noWrap/>
            <w:vAlign w:val="bottom"/>
            <w:hideMark/>
          </w:tcPr>
          <w:p w14:paraId="5EBD3D46"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Abs.</w:t>
            </w:r>
          </w:p>
        </w:tc>
        <w:tc>
          <w:tcPr>
            <w:tcW w:w="806" w:type="dxa"/>
            <w:tcBorders>
              <w:top w:val="nil"/>
              <w:left w:val="nil"/>
              <w:bottom w:val="single" w:sz="4" w:space="0" w:color="auto"/>
              <w:right w:val="single" w:sz="4" w:space="0" w:color="auto"/>
            </w:tcBorders>
            <w:shd w:val="clear" w:color="auto" w:fill="auto"/>
            <w:noWrap/>
            <w:vAlign w:val="bottom"/>
            <w:hideMark/>
          </w:tcPr>
          <w:p w14:paraId="1CE49028"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Rel.</w:t>
            </w:r>
          </w:p>
        </w:tc>
        <w:tc>
          <w:tcPr>
            <w:tcW w:w="794" w:type="dxa"/>
            <w:tcBorders>
              <w:top w:val="nil"/>
              <w:left w:val="nil"/>
              <w:bottom w:val="single" w:sz="4" w:space="0" w:color="auto"/>
              <w:right w:val="single" w:sz="4" w:space="0" w:color="auto"/>
            </w:tcBorders>
            <w:shd w:val="clear" w:color="auto" w:fill="auto"/>
            <w:noWrap/>
            <w:vAlign w:val="bottom"/>
            <w:hideMark/>
          </w:tcPr>
          <w:p w14:paraId="077B0D53"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Abs.</w:t>
            </w:r>
          </w:p>
        </w:tc>
        <w:tc>
          <w:tcPr>
            <w:tcW w:w="806" w:type="dxa"/>
            <w:tcBorders>
              <w:top w:val="nil"/>
              <w:left w:val="nil"/>
              <w:bottom w:val="single" w:sz="4" w:space="0" w:color="auto"/>
              <w:right w:val="single" w:sz="4" w:space="0" w:color="auto"/>
            </w:tcBorders>
            <w:shd w:val="clear" w:color="auto" w:fill="auto"/>
            <w:noWrap/>
            <w:vAlign w:val="bottom"/>
            <w:hideMark/>
          </w:tcPr>
          <w:p w14:paraId="16BAE4DF"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Rel.</w:t>
            </w:r>
          </w:p>
        </w:tc>
        <w:tc>
          <w:tcPr>
            <w:tcW w:w="794" w:type="dxa"/>
            <w:tcBorders>
              <w:top w:val="nil"/>
              <w:left w:val="nil"/>
              <w:bottom w:val="single" w:sz="4" w:space="0" w:color="auto"/>
              <w:right w:val="single" w:sz="4" w:space="0" w:color="auto"/>
            </w:tcBorders>
            <w:shd w:val="clear" w:color="auto" w:fill="auto"/>
            <w:noWrap/>
            <w:vAlign w:val="bottom"/>
            <w:hideMark/>
          </w:tcPr>
          <w:p w14:paraId="1AEB0FF0"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Abs.</w:t>
            </w:r>
          </w:p>
        </w:tc>
        <w:tc>
          <w:tcPr>
            <w:tcW w:w="806" w:type="dxa"/>
            <w:tcBorders>
              <w:top w:val="nil"/>
              <w:left w:val="nil"/>
              <w:bottom w:val="single" w:sz="4" w:space="0" w:color="auto"/>
              <w:right w:val="single" w:sz="8" w:space="0" w:color="auto"/>
            </w:tcBorders>
            <w:shd w:val="clear" w:color="auto" w:fill="auto"/>
            <w:noWrap/>
            <w:vAlign w:val="bottom"/>
            <w:hideMark/>
          </w:tcPr>
          <w:p w14:paraId="46CF2442" w14:textId="77777777" w:rsidR="00B52E42" w:rsidRPr="00AB5EFA" w:rsidRDefault="00B52E42" w:rsidP="00B52E42">
            <w:pPr>
              <w:spacing w:after="0" w:line="240" w:lineRule="auto"/>
              <w:ind w:firstLine="0"/>
              <w:jc w:val="left"/>
              <w:rPr>
                <w:b/>
                <w:bCs/>
                <w:color w:val="000000"/>
                <w:lang w:val="en-US"/>
              </w:rPr>
            </w:pPr>
            <w:r w:rsidRPr="00AB5EFA">
              <w:rPr>
                <w:b/>
                <w:bCs/>
                <w:color w:val="000000"/>
                <w:lang w:val="en-US"/>
              </w:rPr>
              <w:t>Rel.</w:t>
            </w:r>
          </w:p>
        </w:tc>
      </w:tr>
      <w:tr w:rsidR="00B52E42" w:rsidRPr="00AB5EFA" w14:paraId="5F6A58AD" w14:textId="77777777" w:rsidTr="00B52E42">
        <w:trPr>
          <w:trHeight w:val="300"/>
        </w:trPr>
        <w:tc>
          <w:tcPr>
            <w:tcW w:w="2654" w:type="dxa"/>
            <w:tcBorders>
              <w:top w:val="nil"/>
              <w:left w:val="single" w:sz="8" w:space="0" w:color="auto"/>
              <w:bottom w:val="single" w:sz="4" w:space="0" w:color="auto"/>
              <w:right w:val="single" w:sz="4" w:space="0" w:color="auto"/>
            </w:tcBorders>
            <w:shd w:val="clear" w:color="auto" w:fill="auto"/>
            <w:noWrap/>
            <w:vAlign w:val="bottom"/>
            <w:hideMark/>
          </w:tcPr>
          <w:p w14:paraId="3363BFBB" w14:textId="77777777" w:rsidR="00B52E42" w:rsidRPr="00AB5EFA" w:rsidRDefault="00B52E42" w:rsidP="00B52E42">
            <w:pPr>
              <w:spacing w:after="0" w:line="240" w:lineRule="auto"/>
              <w:ind w:firstLine="0"/>
              <w:jc w:val="left"/>
              <w:rPr>
                <w:b/>
                <w:bCs/>
                <w:color w:val="000000"/>
                <w:sz w:val="22"/>
                <w:szCs w:val="22"/>
                <w:lang w:val="en-US"/>
              </w:rPr>
            </w:pPr>
            <w:r w:rsidRPr="00AB5EFA">
              <w:rPr>
                <w:b/>
                <w:bCs/>
                <w:color w:val="000000"/>
                <w:sz w:val="22"/>
                <w:szCs w:val="22"/>
                <w:lang w:val="en-US"/>
              </w:rPr>
              <w:t>Cheaper accommodation</w:t>
            </w:r>
          </w:p>
        </w:tc>
        <w:tc>
          <w:tcPr>
            <w:tcW w:w="794" w:type="dxa"/>
            <w:tcBorders>
              <w:top w:val="nil"/>
              <w:left w:val="nil"/>
              <w:bottom w:val="single" w:sz="4" w:space="0" w:color="auto"/>
              <w:right w:val="single" w:sz="4" w:space="0" w:color="auto"/>
            </w:tcBorders>
            <w:shd w:val="clear" w:color="auto" w:fill="auto"/>
            <w:noWrap/>
            <w:vAlign w:val="bottom"/>
            <w:hideMark/>
          </w:tcPr>
          <w:p w14:paraId="14BF31C4" w14:textId="77777777" w:rsidR="00B52E42" w:rsidRPr="00AB5EFA" w:rsidRDefault="00B52E42" w:rsidP="00B52E42">
            <w:pPr>
              <w:spacing w:after="0" w:line="240" w:lineRule="auto"/>
              <w:ind w:firstLine="0"/>
              <w:jc w:val="right"/>
              <w:rPr>
                <w:color w:val="000000"/>
                <w:lang w:val="en-US"/>
              </w:rPr>
            </w:pPr>
            <w:r w:rsidRPr="00AB5EFA">
              <w:rPr>
                <w:color w:val="000000"/>
                <w:lang w:val="en-US"/>
              </w:rPr>
              <w:t>45</w:t>
            </w:r>
          </w:p>
        </w:tc>
        <w:tc>
          <w:tcPr>
            <w:tcW w:w="806" w:type="dxa"/>
            <w:tcBorders>
              <w:top w:val="nil"/>
              <w:left w:val="nil"/>
              <w:bottom w:val="single" w:sz="4" w:space="0" w:color="auto"/>
              <w:right w:val="single" w:sz="4" w:space="0" w:color="auto"/>
            </w:tcBorders>
            <w:shd w:val="clear" w:color="auto" w:fill="auto"/>
            <w:noWrap/>
            <w:vAlign w:val="bottom"/>
            <w:hideMark/>
          </w:tcPr>
          <w:p w14:paraId="05E4F4F6" w14:textId="77777777" w:rsidR="00B52E42" w:rsidRPr="00AB5EFA" w:rsidRDefault="00B52E42" w:rsidP="00B52E42">
            <w:pPr>
              <w:spacing w:after="0" w:line="240" w:lineRule="auto"/>
              <w:ind w:firstLine="0"/>
              <w:jc w:val="right"/>
              <w:rPr>
                <w:color w:val="000000"/>
                <w:lang w:val="en-US"/>
              </w:rPr>
            </w:pPr>
            <w:r w:rsidRPr="00AB5EFA">
              <w:rPr>
                <w:color w:val="000000"/>
                <w:lang w:val="en-US"/>
              </w:rPr>
              <w:t>82%</w:t>
            </w:r>
          </w:p>
        </w:tc>
        <w:tc>
          <w:tcPr>
            <w:tcW w:w="794" w:type="dxa"/>
            <w:tcBorders>
              <w:top w:val="nil"/>
              <w:left w:val="nil"/>
              <w:bottom w:val="single" w:sz="4" w:space="0" w:color="auto"/>
              <w:right w:val="single" w:sz="4" w:space="0" w:color="auto"/>
            </w:tcBorders>
            <w:shd w:val="clear" w:color="auto" w:fill="auto"/>
            <w:noWrap/>
            <w:vAlign w:val="bottom"/>
            <w:hideMark/>
          </w:tcPr>
          <w:p w14:paraId="3B964328" w14:textId="77777777" w:rsidR="00B52E42" w:rsidRPr="00AB5EFA" w:rsidRDefault="00B52E42" w:rsidP="00B52E42">
            <w:pPr>
              <w:spacing w:after="0" w:line="240" w:lineRule="auto"/>
              <w:ind w:firstLine="0"/>
              <w:jc w:val="right"/>
              <w:rPr>
                <w:color w:val="000000"/>
                <w:lang w:val="en-US"/>
              </w:rPr>
            </w:pPr>
            <w:r w:rsidRPr="00AB5EFA">
              <w:rPr>
                <w:color w:val="000000"/>
                <w:lang w:val="en-US"/>
              </w:rPr>
              <w:t>48</w:t>
            </w:r>
          </w:p>
        </w:tc>
        <w:tc>
          <w:tcPr>
            <w:tcW w:w="806" w:type="dxa"/>
            <w:tcBorders>
              <w:top w:val="nil"/>
              <w:left w:val="nil"/>
              <w:bottom w:val="single" w:sz="4" w:space="0" w:color="auto"/>
              <w:right w:val="single" w:sz="4" w:space="0" w:color="auto"/>
            </w:tcBorders>
            <w:shd w:val="clear" w:color="auto" w:fill="auto"/>
            <w:noWrap/>
            <w:vAlign w:val="bottom"/>
            <w:hideMark/>
          </w:tcPr>
          <w:p w14:paraId="0E9B1B71" w14:textId="77777777" w:rsidR="00B52E42" w:rsidRPr="00AB5EFA" w:rsidRDefault="00B52E42" w:rsidP="00B52E42">
            <w:pPr>
              <w:spacing w:after="0" w:line="240" w:lineRule="auto"/>
              <w:ind w:firstLine="0"/>
              <w:jc w:val="right"/>
              <w:rPr>
                <w:color w:val="000000"/>
                <w:lang w:val="en-US"/>
              </w:rPr>
            </w:pPr>
            <w:r w:rsidRPr="00AB5EFA">
              <w:rPr>
                <w:color w:val="000000"/>
                <w:lang w:val="en-US"/>
              </w:rPr>
              <w:t>72%</w:t>
            </w:r>
          </w:p>
        </w:tc>
        <w:tc>
          <w:tcPr>
            <w:tcW w:w="794" w:type="dxa"/>
            <w:tcBorders>
              <w:top w:val="nil"/>
              <w:left w:val="nil"/>
              <w:bottom w:val="single" w:sz="4" w:space="0" w:color="auto"/>
              <w:right w:val="single" w:sz="4" w:space="0" w:color="auto"/>
            </w:tcBorders>
            <w:shd w:val="clear" w:color="auto" w:fill="auto"/>
            <w:noWrap/>
            <w:vAlign w:val="bottom"/>
            <w:hideMark/>
          </w:tcPr>
          <w:p w14:paraId="6F788395" w14:textId="77777777" w:rsidR="00B52E42" w:rsidRPr="00AB5EFA" w:rsidRDefault="00B52E42" w:rsidP="00B52E42">
            <w:pPr>
              <w:spacing w:after="0" w:line="240" w:lineRule="auto"/>
              <w:ind w:firstLine="0"/>
              <w:jc w:val="right"/>
              <w:rPr>
                <w:color w:val="000000"/>
                <w:lang w:val="en-US"/>
              </w:rPr>
            </w:pPr>
            <w:r w:rsidRPr="00AB5EFA">
              <w:rPr>
                <w:color w:val="000000"/>
                <w:lang w:val="en-US"/>
              </w:rPr>
              <w:t>11</w:t>
            </w:r>
          </w:p>
        </w:tc>
        <w:tc>
          <w:tcPr>
            <w:tcW w:w="806" w:type="dxa"/>
            <w:tcBorders>
              <w:top w:val="nil"/>
              <w:left w:val="nil"/>
              <w:bottom w:val="single" w:sz="4" w:space="0" w:color="auto"/>
              <w:right w:val="single" w:sz="4" w:space="0" w:color="auto"/>
            </w:tcBorders>
            <w:shd w:val="clear" w:color="auto" w:fill="auto"/>
            <w:noWrap/>
            <w:vAlign w:val="bottom"/>
            <w:hideMark/>
          </w:tcPr>
          <w:p w14:paraId="7D5CDA8B" w14:textId="77777777" w:rsidR="00B52E42" w:rsidRPr="00AB5EFA" w:rsidRDefault="00B52E42" w:rsidP="00B52E42">
            <w:pPr>
              <w:spacing w:after="0" w:line="240" w:lineRule="auto"/>
              <w:ind w:firstLine="0"/>
              <w:jc w:val="right"/>
              <w:rPr>
                <w:color w:val="000000"/>
                <w:lang w:val="en-US"/>
              </w:rPr>
            </w:pPr>
            <w:r w:rsidRPr="00AB5EFA">
              <w:rPr>
                <w:color w:val="000000"/>
                <w:lang w:val="en-US"/>
              </w:rPr>
              <w:t>52%</w:t>
            </w:r>
          </w:p>
        </w:tc>
        <w:tc>
          <w:tcPr>
            <w:tcW w:w="794" w:type="dxa"/>
            <w:tcBorders>
              <w:top w:val="nil"/>
              <w:left w:val="nil"/>
              <w:bottom w:val="single" w:sz="4" w:space="0" w:color="auto"/>
              <w:right w:val="single" w:sz="4" w:space="0" w:color="auto"/>
            </w:tcBorders>
            <w:shd w:val="clear" w:color="auto" w:fill="auto"/>
            <w:noWrap/>
            <w:vAlign w:val="bottom"/>
            <w:hideMark/>
          </w:tcPr>
          <w:p w14:paraId="6E390A98" w14:textId="77777777" w:rsidR="00B52E42" w:rsidRPr="00AB5EFA" w:rsidRDefault="00B52E42" w:rsidP="00B52E42">
            <w:pPr>
              <w:spacing w:after="0" w:line="240" w:lineRule="auto"/>
              <w:ind w:firstLine="0"/>
              <w:jc w:val="right"/>
              <w:rPr>
                <w:color w:val="000000"/>
                <w:lang w:val="en-US"/>
              </w:rPr>
            </w:pPr>
            <w:r w:rsidRPr="00AB5EFA">
              <w:rPr>
                <w:color w:val="000000"/>
                <w:lang w:val="en-US"/>
              </w:rPr>
              <w:t>4</w:t>
            </w:r>
          </w:p>
        </w:tc>
        <w:tc>
          <w:tcPr>
            <w:tcW w:w="806" w:type="dxa"/>
            <w:tcBorders>
              <w:top w:val="nil"/>
              <w:left w:val="nil"/>
              <w:bottom w:val="single" w:sz="4" w:space="0" w:color="auto"/>
              <w:right w:val="single" w:sz="8" w:space="0" w:color="auto"/>
            </w:tcBorders>
            <w:shd w:val="clear" w:color="auto" w:fill="auto"/>
            <w:noWrap/>
            <w:vAlign w:val="bottom"/>
            <w:hideMark/>
          </w:tcPr>
          <w:p w14:paraId="1D584C0D" w14:textId="77777777" w:rsidR="00B52E42" w:rsidRPr="00AB5EFA" w:rsidRDefault="00B52E42" w:rsidP="00B52E42">
            <w:pPr>
              <w:spacing w:after="0" w:line="240" w:lineRule="auto"/>
              <w:ind w:firstLine="0"/>
              <w:jc w:val="right"/>
              <w:rPr>
                <w:color w:val="000000"/>
                <w:lang w:val="en-US"/>
              </w:rPr>
            </w:pPr>
            <w:r w:rsidRPr="00AB5EFA">
              <w:rPr>
                <w:color w:val="000000"/>
                <w:lang w:val="en-US"/>
              </w:rPr>
              <w:t>36%</w:t>
            </w:r>
          </w:p>
        </w:tc>
      </w:tr>
      <w:tr w:rsidR="00B52E42" w:rsidRPr="00AB5EFA" w14:paraId="0F83289A" w14:textId="77777777" w:rsidTr="00B52E42">
        <w:trPr>
          <w:trHeight w:val="300"/>
        </w:trPr>
        <w:tc>
          <w:tcPr>
            <w:tcW w:w="2654" w:type="dxa"/>
            <w:tcBorders>
              <w:top w:val="nil"/>
              <w:left w:val="single" w:sz="8" w:space="0" w:color="auto"/>
              <w:bottom w:val="single" w:sz="4" w:space="0" w:color="auto"/>
              <w:right w:val="single" w:sz="4" w:space="0" w:color="auto"/>
            </w:tcBorders>
            <w:shd w:val="clear" w:color="auto" w:fill="auto"/>
            <w:noWrap/>
            <w:vAlign w:val="bottom"/>
            <w:hideMark/>
          </w:tcPr>
          <w:p w14:paraId="0DD8C968" w14:textId="77777777" w:rsidR="00B52E42" w:rsidRPr="00AB5EFA" w:rsidRDefault="00B52E42" w:rsidP="00B52E42">
            <w:pPr>
              <w:spacing w:after="0" w:line="240" w:lineRule="auto"/>
              <w:ind w:firstLine="0"/>
              <w:jc w:val="left"/>
              <w:rPr>
                <w:b/>
                <w:bCs/>
                <w:color w:val="000000"/>
                <w:sz w:val="22"/>
                <w:szCs w:val="22"/>
                <w:lang w:val="en-US"/>
              </w:rPr>
            </w:pPr>
            <w:r w:rsidRPr="00AB5EFA">
              <w:rPr>
                <w:b/>
                <w:bCs/>
                <w:color w:val="000000"/>
                <w:sz w:val="22"/>
                <w:szCs w:val="22"/>
                <w:lang w:val="en-US"/>
              </w:rPr>
              <w:t>I wanted to try …</w:t>
            </w:r>
          </w:p>
        </w:tc>
        <w:tc>
          <w:tcPr>
            <w:tcW w:w="794" w:type="dxa"/>
            <w:tcBorders>
              <w:top w:val="nil"/>
              <w:left w:val="nil"/>
              <w:bottom w:val="single" w:sz="4" w:space="0" w:color="auto"/>
              <w:right w:val="single" w:sz="4" w:space="0" w:color="auto"/>
            </w:tcBorders>
            <w:shd w:val="clear" w:color="auto" w:fill="auto"/>
            <w:noWrap/>
            <w:vAlign w:val="bottom"/>
            <w:hideMark/>
          </w:tcPr>
          <w:p w14:paraId="50B3451D" w14:textId="77777777" w:rsidR="00B52E42" w:rsidRPr="00AB5EFA" w:rsidRDefault="00B52E42" w:rsidP="00B52E42">
            <w:pPr>
              <w:spacing w:after="0" w:line="240" w:lineRule="auto"/>
              <w:ind w:firstLine="0"/>
              <w:jc w:val="right"/>
              <w:rPr>
                <w:color w:val="000000"/>
                <w:lang w:val="en-US"/>
              </w:rPr>
            </w:pPr>
            <w:r w:rsidRPr="00AB5EFA">
              <w:rPr>
                <w:color w:val="000000"/>
                <w:lang w:val="en-US"/>
              </w:rPr>
              <w:t>5</w:t>
            </w:r>
          </w:p>
        </w:tc>
        <w:tc>
          <w:tcPr>
            <w:tcW w:w="806" w:type="dxa"/>
            <w:tcBorders>
              <w:top w:val="nil"/>
              <w:left w:val="nil"/>
              <w:bottom w:val="single" w:sz="4" w:space="0" w:color="auto"/>
              <w:right w:val="single" w:sz="4" w:space="0" w:color="auto"/>
            </w:tcBorders>
            <w:shd w:val="clear" w:color="auto" w:fill="auto"/>
            <w:noWrap/>
            <w:vAlign w:val="bottom"/>
            <w:hideMark/>
          </w:tcPr>
          <w:p w14:paraId="086F5B6E" w14:textId="77777777" w:rsidR="00B52E42" w:rsidRPr="00AB5EFA" w:rsidRDefault="00B52E42" w:rsidP="00B52E42">
            <w:pPr>
              <w:spacing w:after="0" w:line="240" w:lineRule="auto"/>
              <w:ind w:firstLine="0"/>
              <w:jc w:val="right"/>
              <w:rPr>
                <w:color w:val="000000"/>
                <w:lang w:val="en-US"/>
              </w:rPr>
            </w:pPr>
            <w:r w:rsidRPr="00AB5EFA">
              <w:rPr>
                <w:color w:val="000000"/>
                <w:lang w:val="en-US"/>
              </w:rPr>
              <w:t>9%</w:t>
            </w:r>
          </w:p>
        </w:tc>
        <w:tc>
          <w:tcPr>
            <w:tcW w:w="794" w:type="dxa"/>
            <w:tcBorders>
              <w:top w:val="nil"/>
              <w:left w:val="nil"/>
              <w:bottom w:val="single" w:sz="4" w:space="0" w:color="auto"/>
              <w:right w:val="single" w:sz="4" w:space="0" w:color="auto"/>
            </w:tcBorders>
            <w:shd w:val="clear" w:color="auto" w:fill="auto"/>
            <w:noWrap/>
            <w:vAlign w:val="bottom"/>
            <w:hideMark/>
          </w:tcPr>
          <w:p w14:paraId="33134209" w14:textId="77777777" w:rsidR="00B52E42" w:rsidRPr="00AB5EFA" w:rsidRDefault="00B52E42" w:rsidP="00B52E42">
            <w:pPr>
              <w:spacing w:after="0" w:line="240" w:lineRule="auto"/>
              <w:ind w:firstLine="0"/>
              <w:jc w:val="right"/>
              <w:rPr>
                <w:color w:val="000000"/>
                <w:lang w:val="en-US"/>
              </w:rPr>
            </w:pPr>
            <w:r w:rsidRPr="00AB5EFA">
              <w:rPr>
                <w:color w:val="000000"/>
                <w:lang w:val="en-US"/>
              </w:rPr>
              <w:t>10</w:t>
            </w:r>
          </w:p>
        </w:tc>
        <w:tc>
          <w:tcPr>
            <w:tcW w:w="806" w:type="dxa"/>
            <w:tcBorders>
              <w:top w:val="nil"/>
              <w:left w:val="nil"/>
              <w:bottom w:val="single" w:sz="4" w:space="0" w:color="auto"/>
              <w:right w:val="single" w:sz="4" w:space="0" w:color="auto"/>
            </w:tcBorders>
            <w:shd w:val="clear" w:color="auto" w:fill="auto"/>
            <w:noWrap/>
            <w:vAlign w:val="bottom"/>
            <w:hideMark/>
          </w:tcPr>
          <w:p w14:paraId="04D91A28" w14:textId="77777777" w:rsidR="00B52E42" w:rsidRPr="00AB5EFA" w:rsidRDefault="00B52E42" w:rsidP="00B52E42">
            <w:pPr>
              <w:spacing w:after="0" w:line="240" w:lineRule="auto"/>
              <w:ind w:firstLine="0"/>
              <w:jc w:val="right"/>
              <w:rPr>
                <w:color w:val="000000"/>
                <w:lang w:val="en-US"/>
              </w:rPr>
            </w:pPr>
            <w:r w:rsidRPr="00AB5EFA">
              <w:rPr>
                <w:color w:val="000000"/>
                <w:lang w:val="en-US"/>
              </w:rPr>
              <w:t>15%</w:t>
            </w:r>
          </w:p>
        </w:tc>
        <w:tc>
          <w:tcPr>
            <w:tcW w:w="794" w:type="dxa"/>
            <w:tcBorders>
              <w:top w:val="nil"/>
              <w:left w:val="nil"/>
              <w:bottom w:val="single" w:sz="4" w:space="0" w:color="auto"/>
              <w:right w:val="single" w:sz="4" w:space="0" w:color="auto"/>
            </w:tcBorders>
            <w:shd w:val="clear" w:color="auto" w:fill="auto"/>
            <w:noWrap/>
            <w:vAlign w:val="bottom"/>
            <w:hideMark/>
          </w:tcPr>
          <w:p w14:paraId="17CD1D91" w14:textId="77777777" w:rsidR="00B52E42" w:rsidRPr="00AB5EFA" w:rsidRDefault="00B52E42" w:rsidP="00B52E42">
            <w:pPr>
              <w:spacing w:after="0" w:line="240" w:lineRule="auto"/>
              <w:ind w:firstLine="0"/>
              <w:jc w:val="right"/>
              <w:rPr>
                <w:color w:val="000000"/>
                <w:lang w:val="en-US"/>
              </w:rPr>
            </w:pPr>
            <w:r w:rsidRPr="00AB5EFA">
              <w:rPr>
                <w:color w:val="000000"/>
                <w:lang w:val="en-US"/>
              </w:rPr>
              <w:t>3</w:t>
            </w:r>
          </w:p>
        </w:tc>
        <w:tc>
          <w:tcPr>
            <w:tcW w:w="806" w:type="dxa"/>
            <w:tcBorders>
              <w:top w:val="nil"/>
              <w:left w:val="nil"/>
              <w:bottom w:val="single" w:sz="4" w:space="0" w:color="auto"/>
              <w:right w:val="single" w:sz="4" w:space="0" w:color="auto"/>
            </w:tcBorders>
            <w:shd w:val="clear" w:color="auto" w:fill="auto"/>
            <w:noWrap/>
            <w:vAlign w:val="bottom"/>
            <w:hideMark/>
          </w:tcPr>
          <w:p w14:paraId="32F3FD86" w14:textId="77777777" w:rsidR="00B52E42" w:rsidRPr="00AB5EFA" w:rsidRDefault="00B52E42" w:rsidP="00B52E42">
            <w:pPr>
              <w:spacing w:after="0" w:line="240" w:lineRule="auto"/>
              <w:ind w:firstLine="0"/>
              <w:jc w:val="right"/>
              <w:rPr>
                <w:color w:val="000000"/>
                <w:lang w:val="en-US"/>
              </w:rPr>
            </w:pPr>
            <w:r w:rsidRPr="00AB5EFA">
              <w:rPr>
                <w:color w:val="000000"/>
                <w:lang w:val="en-US"/>
              </w:rPr>
              <w:t>14%</w:t>
            </w:r>
          </w:p>
        </w:tc>
        <w:tc>
          <w:tcPr>
            <w:tcW w:w="794" w:type="dxa"/>
            <w:tcBorders>
              <w:top w:val="nil"/>
              <w:left w:val="nil"/>
              <w:bottom w:val="single" w:sz="4" w:space="0" w:color="auto"/>
              <w:right w:val="single" w:sz="4" w:space="0" w:color="auto"/>
            </w:tcBorders>
            <w:shd w:val="clear" w:color="auto" w:fill="auto"/>
            <w:noWrap/>
            <w:vAlign w:val="bottom"/>
            <w:hideMark/>
          </w:tcPr>
          <w:p w14:paraId="5551B9D9" w14:textId="77777777" w:rsidR="00B52E42" w:rsidRPr="00AB5EFA" w:rsidRDefault="00B52E42" w:rsidP="00B52E42">
            <w:pPr>
              <w:spacing w:after="0" w:line="240" w:lineRule="auto"/>
              <w:ind w:firstLine="0"/>
              <w:jc w:val="right"/>
              <w:rPr>
                <w:color w:val="000000"/>
                <w:lang w:val="en-US"/>
              </w:rPr>
            </w:pPr>
            <w:r w:rsidRPr="00AB5EFA">
              <w:rPr>
                <w:color w:val="000000"/>
                <w:lang w:val="en-US"/>
              </w:rPr>
              <w:t>2</w:t>
            </w:r>
          </w:p>
        </w:tc>
        <w:tc>
          <w:tcPr>
            <w:tcW w:w="806" w:type="dxa"/>
            <w:tcBorders>
              <w:top w:val="nil"/>
              <w:left w:val="nil"/>
              <w:bottom w:val="single" w:sz="4" w:space="0" w:color="auto"/>
              <w:right w:val="single" w:sz="8" w:space="0" w:color="auto"/>
            </w:tcBorders>
            <w:shd w:val="clear" w:color="auto" w:fill="auto"/>
            <w:noWrap/>
            <w:vAlign w:val="bottom"/>
            <w:hideMark/>
          </w:tcPr>
          <w:p w14:paraId="3B538E34" w14:textId="77777777" w:rsidR="00B52E42" w:rsidRPr="00AB5EFA" w:rsidRDefault="00B52E42" w:rsidP="00B52E42">
            <w:pPr>
              <w:spacing w:after="0" w:line="240" w:lineRule="auto"/>
              <w:ind w:firstLine="0"/>
              <w:jc w:val="right"/>
              <w:rPr>
                <w:color w:val="000000"/>
                <w:lang w:val="en-US"/>
              </w:rPr>
            </w:pPr>
            <w:r w:rsidRPr="00AB5EFA">
              <w:rPr>
                <w:color w:val="000000"/>
                <w:lang w:val="en-US"/>
              </w:rPr>
              <w:t>18%</w:t>
            </w:r>
          </w:p>
        </w:tc>
      </w:tr>
      <w:tr w:rsidR="00B52E42" w:rsidRPr="00AB5EFA" w14:paraId="244372C7" w14:textId="77777777" w:rsidTr="00B52E42">
        <w:trPr>
          <w:trHeight w:val="300"/>
        </w:trPr>
        <w:tc>
          <w:tcPr>
            <w:tcW w:w="2654" w:type="dxa"/>
            <w:tcBorders>
              <w:top w:val="nil"/>
              <w:left w:val="single" w:sz="8" w:space="0" w:color="auto"/>
              <w:bottom w:val="single" w:sz="4" w:space="0" w:color="auto"/>
              <w:right w:val="single" w:sz="4" w:space="0" w:color="auto"/>
            </w:tcBorders>
            <w:shd w:val="clear" w:color="auto" w:fill="auto"/>
            <w:noWrap/>
            <w:vAlign w:val="bottom"/>
            <w:hideMark/>
          </w:tcPr>
          <w:p w14:paraId="35B948E7" w14:textId="77777777" w:rsidR="00B52E42" w:rsidRPr="00AB5EFA" w:rsidRDefault="00B52E42" w:rsidP="00B52E42">
            <w:pPr>
              <w:spacing w:after="0" w:line="240" w:lineRule="auto"/>
              <w:ind w:firstLine="0"/>
              <w:jc w:val="left"/>
              <w:rPr>
                <w:b/>
                <w:bCs/>
                <w:color w:val="000000"/>
                <w:sz w:val="22"/>
                <w:szCs w:val="22"/>
                <w:lang w:val="en-US"/>
              </w:rPr>
            </w:pPr>
            <w:r w:rsidRPr="00AB5EFA">
              <w:rPr>
                <w:b/>
                <w:bCs/>
                <w:color w:val="000000"/>
                <w:sz w:val="22"/>
                <w:szCs w:val="22"/>
                <w:lang w:val="en-US"/>
              </w:rPr>
              <w:t>Meeting locals</w:t>
            </w:r>
          </w:p>
        </w:tc>
        <w:tc>
          <w:tcPr>
            <w:tcW w:w="794" w:type="dxa"/>
            <w:tcBorders>
              <w:top w:val="nil"/>
              <w:left w:val="nil"/>
              <w:bottom w:val="single" w:sz="4" w:space="0" w:color="auto"/>
              <w:right w:val="single" w:sz="4" w:space="0" w:color="auto"/>
            </w:tcBorders>
            <w:shd w:val="clear" w:color="auto" w:fill="auto"/>
            <w:noWrap/>
            <w:vAlign w:val="bottom"/>
            <w:hideMark/>
          </w:tcPr>
          <w:p w14:paraId="202E9F29" w14:textId="77777777" w:rsidR="00B52E42" w:rsidRPr="00AB5EFA" w:rsidRDefault="00B52E42" w:rsidP="00B52E42">
            <w:pPr>
              <w:spacing w:after="0" w:line="240" w:lineRule="auto"/>
              <w:ind w:firstLine="0"/>
              <w:jc w:val="right"/>
              <w:rPr>
                <w:color w:val="000000"/>
                <w:lang w:val="en-US"/>
              </w:rPr>
            </w:pPr>
            <w:r w:rsidRPr="00AB5EFA">
              <w:rPr>
                <w:color w:val="000000"/>
                <w:lang w:val="en-US"/>
              </w:rPr>
              <w:t>1</w:t>
            </w:r>
          </w:p>
        </w:tc>
        <w:tc>
          <w:tcPr>
            <w:tcW w:w="806" w:type="dxa"/>
            <w:tcBorders>
              <w:top w:val="nil"/>
              <w:left w:val="nil"/>
              <w:bottom w:val="single" w:sz="4" w:space="0" w:color="auto"/>
              <w:right w:val="single" w:sz="4" w:space="0" w:color="auto"/>
            </w:tcBorders>
            <w:shd w:val="clear" w:color="auto" w:fill="auto"/>
            <w:noWrap/>
            <w:vAlign w:val="bottom"/>
            <w:hideMark/>
          </w:tcPr>
          <w:p w14:paraId="379CA82F" w14:textId="77777777" w:rsidR="00B52E42" w:rsidRPr="00AB5EFA" w:rsidRDefault="00B52E42" w:rsidP="00B52E42">
            <w:pPr>
              <w:spacing w:after="0" w:line="240" w:lineRule="auto"/>
              <w:ind w:firstLine="0"/>
              <w:jc w:val="right"/>
              <w:rPr>
                <w:color w:val="000000"/>
                <w:lang w:val="en-US"/>
              </w:rPr>
            </w:pPr>
            <w:r w:rsidRPr="00AB5EFA">
              <w:rPr>
                <w:color w:val="000000"/>
                <w:lang w:val="en-US"/>
              </w:rPr>
              <w:t>2%</w:t>
            </w:r>
          </w:p>
        </w:tc>
        <w:tc>
          <w:tcPr>
            <w:tcW w:w="794" w:type="dxa"/>
            <w:tcBorders>
              <w:top w:val="nil"/>
              <w:left w:val="nil"/>
              <w:bottom w:val="single" w:sz="4" w:space="0" w:color="auto"/>
              <w:right w:val="single" w:sz="4" w:space="0" w:color="auto"/>
            </w:tcBorders>
            <w:shd w:val="clear" w:color="auto" w:fill="auto"/>
            <w:noWrap/>
            <w:vAlign w:val="bottom"/>
            <w:hideMark/>
          </w:tcPr>
          <w:p w14:paraId="0FECE712" w14:textId="77777777" w:rsidR="00B52E42" w:rsidRPr="00AB5EFA" w:rsidRDefault="00B52E42" w:rsidP="00B52E42">
            <w:pPr>
              <w:spacing w:after="0" w:line="240" w:lineRule="auto"/>
              <w:ind w:firstLine="0"/>
              <w:jc w:val="right"/>
              <w:rPr>
                <w:color w:val="000000"/>
                <w:lang w:val="en-US"/>
              </w:rPr>
            </w:pPr>
            <w:r w:rsidRPr="00AB5EFA">
              <w:rPr>
                <w:color w:val="000000"/>
                <w:lang w:val="en-US"/>
              </w:rPr>
              <w:t>4</w:t>
            </w:r>
          </w:p>
        </w:tc>
        <w:tc>
          <w:tcPr>
            <w:tcW w:w="806" w:type="dxa"/>
            <w:tcBorders>
              <w:top w:val="nil"/>
              <w:left w:val="nil"/>
              <w:bottom w:val="single" w:sz="4" w:space="0" w:color="auto"/>
              <w:right w:val="single" w:sz="4" w:space="0" w:color="auto"/>
            </w:tcBorders>
            <w:shd w:val="clear" w:color="auto" w:fill="auto"/>
            <w:noWrap/>
            <w:vAlign w:val="bottom"/>
            <w:hideMark/>
          </w:tcPr>
          <w:p w14:paraId="0E6968C5" w14:textId="77777777" w:rsidR="00B52E42" w:rsidRPr="00AB5EFA" w:rsidRDefault="00B52E42" w:rsidP="00B52E42">
            <w:pPr>
              <w:spacing w:after="0" w:line="240" w:lineRule="auto"/>
              <w:ind w:firstLine="0"/>
              <w:jc w:val="right"/>
              <w:rPr>
                <w:color w:val="000000"/>
                <w:lang w:val="en-US"/>
              </w:rPr>
            </w:pPr>
            <w:r w:rsidRPr="00AB5EFA">
              <w:rPr>
                <w:color w:val="000000"/>
                <w:lang w:val="en-US"/>
              </w:rPr>
              <w:t>6%</w:t>
            </w:r>
          </w:p>
        </w:tc>
        <w:tc>
          <w:tcPr>
            <w:tcW w:w="794" w:type="dxa"/>
            <w:tcBorders>
              <w:top w:val="nil"/>
              <w:left w:val="nil"/>
              <w:bottom w:val="single" w:sz="4" w:space="0" w:color="auto"/>
              <w:right w:val="single" w:sz="4" w:space="0" w:color="auto"/>
            </w:tcBorders>
            <w:shd w:val="clear" w:color="auto" w:fill="auto"/>
            <w:noWrap/>
            <w:vAlign w:val="bottom"/>
            <w:hideMark/>
          </w:tcPr>
          <w:p w14:paraId="7CE50F20" w14:textId="77777777" w:rsidR="00B52E42" w:rsidRPr="00AB5EFA" w:rsidRDefault="00B52E42" w:rsidP="00B52E42">
            <w:pPr>
              <w:spacing w:after="0" w:line="240" w:lineRule="auto"/>
              <w:ind w:firstLine="0"/>
              <w:jc w:val="right"/>
              <w:rPr>
                <w:color w:val="000000"/>
                <w:lang w:val="en-US"/>
              </w:rPr>
            </w:pPr>
            <w:r w:rsidRPr="00AB5EFA">
              <w:rPr>
                <w:color w:val="000000"/>
                <w:lang w:val="en-US"/>
              </w:rPr>
              <w:t>1</w:t>
            </w:r>
          </w:p>
        </w:tc>
        <w:tc>
          <w:tcPr>
            <w:tcW w:w="806" w:type="dxa"/>
            <w:tcBorders>
              <w:top w:val="nil"/>
              <w:left w:val="nil"/>
              <w:bottom w:val="single" w:sz="4" w:space="0" w:color="auto"/>
              <w:right w:val="single" w:sz="4" w:space="0" w:color="auto"/>
            </w:tcBorders>
            <w:shd w:val="clear" w:color="auto" w:fill="auto"/>
            <w:noWrap/>
            <w:vAlign w:val="bottom"/>
            <w:hideMark/>
          </w:tcPr>
          <w:p w14:paraId="7A823C5A" w14:textId="77777777" w:rsidR="00B52E42" w:rsidRPr="00AB5EFA" w:rsidRDefault="00B52E42" w:rsidP="00B52E42">
            <w:pPr>
              <w:spacing w:after="0" w:line="240" w:lineRule="auto"/>
              <w:ind w:firstLine="0"/>
              <w:jc w:val="right"/>
              <w:rPr>
                <w:color w:val="000000"/>
                <w:lang w:val="en-US"/>
              </w:rPr>
            </w:pPr>
            <w:r w:rsidRPr="00AB5EFA">
              <w:rPr>
                <w:color w:val="000000"/>
                <w:lang w:val="en-US"/>
              </w:rPr>
              <w:t>5%</w:t>
            </w:r>
          </w:p>
        </w:tc>
        <w:tc>
          <w:tcPr>
            <w:tcW w:w="794" w:type="dxa"/>
            <w:tcBorders>
              <w:top w:val="nil"/>
              <w:left w:val="nil"/>
              <w:bottom w:val="single" w:sz="4" w:space="0" w:color="auto"/>
              <w:right w:val="single" w:sz="4" w:space="0" w:color="auto"/>
            </w:tcBorders>
            <w:shd w:val="clear" w:color="auto" w:fill="auto"/>
            <w:noWrap/>
            <w:vAlign w:val="bottom"/>
            <w:hideMark/>
          </w:tcPr>
          <w:p w14:paraId="7152411A" w14:textId="77777777" w:rsidR="00B52E42" w:rsidRPr="00AB5EFA" w:rsidRDefault="00B52E42" w:rsidP="00B52E42">
            <w:pPr>
              <w:spacing w:after="0" w:line="240" w:lineRule="auto"/>
              <w:ind w:firstLine="0"/>
              <w:jc w:val="right"/>
              <w:rPr>
                <w:color w:val="000000"/>
                <w:lang w:val="en-US"/>
              </w:rPr>
            </w:pPr>
            <w:r w:rsidRPr="00AB5EFA">
              <w:rPr>
                <w:color w:val="000000"/>
                <w:lang w:val="en-US"/>
              </w:rPr>
              <w:t>0</w:t>
            </w:r>
          </w:p>
        </w:tc>
        <w:tc>
          <w:tcPr>
            <w:tcW w:w="806" w:type="dxa"/>
            <w:tcBorders>
              <w:top w:val="nil"/>
              <w:left w:val="nil"/>
              <w:bottom w:val="single" w:sz="4" w:space="0" w:color="auto"/>
              <w:right w:val="single" w:sz="8" w:space="0" w:color="auto"/>
            </w:tcBorders>
            <w:shd w:val="clear" w:color="auto" w:fill="auto"/>
            <w:noWrap/>
            <w:vAlign w:val="bottom"/>
            <w:hideMark/>
          </w:tcPr>
          <w:p w14:paraId="7B987EBF" w14:textId="77777777" w:rsidR="00B52E42" w:rsidRPr="00AB5EFA" w:rsidRDefault="00B52E42" w:rsidP="00B52E42">
            <w:pPr>
              <w:spacing w:after="0" w:line="240" w:lineRule="auto"/>
              <w:ind w:firstLine="0"/>
              <w:jc w:val="right"/>
              <w:rPr>
                <w:color w:val="000000"/>
                <w:lang w:val="en-US"/>
              </w:rPr>
            </w:pPr>
            <w:r w:rsidRPr="00AB5EFA">
              <w:rPr>
                <w:color w:val="000000"/>
                <w:lang w:val="en-US"/>
              </w:rPr>
              <w:t>0%</w:t>
            </w:r>
          </w:p>
        </w:tc>
      </w:tr>
      <w:tr w:rsidR="00B52E42" w:rsidRPr="00AB5EFA" w14:paraId="7DCDB237" w14:textId="77777777" w:rsidTr="00B52E42">
        <w:trPr>
          <w:trHeight w:val="315"/>
        </w:trPr>
        <w:tc>
          <w:tcPr>
            <w:tcW w:w="2654" w:type="dxa"/>
            <w:tcBorders>
              <w:top w:val="nil"/>
              <w:left w:val="single" w:sz="8" w:space="0" w:color="auto"/>
              <w:bottom w:val="single" w:sz="8" w:space="0" w:color="auto"/>
              <w:right w:val="single" w:sz="4" w:space="0" w:color="auto"/>
            </w:tcBorders>
            <w:shd w:val="clear" w:color="auto" w:fill="auto"/>
            <w:noWrap/>
            <w:vAlign w:val="bottom"/>
            <w:hideMark/>
          </w:tcPr>
          <w:p w14:paraId="4A970CD7" w14:textId="77777777" w:rsidR="00B52E42" w:rsidRPr="00AB5EFA" w:rsidRDefault="00B52E42" w:rsidP="00B52E42">
            <w:pPr>
              <w:spacing w:after="0" w:line="240" w:lineRule="auto"/>
              <w:ind w:firstLine="0"/>
              <w:jc w:val="left"/>
              <w:rPr>
                <w:b/>
                <w:bCs/>
                <w:color w:val="000000"/>
                <w:sz w:val="22"/>
                <w:szCs w:val="22"/>
                <w:lang w:val="en-US"/>
              </w:rPr>
            </w:pPr>
            <w:r w:rsidRPr="00AB5EFA">
              <w:rPr>
                <w:b/>
                <w:bCs/>
                <w:color w:val="000000"/>
                <w:sz w:val="22"/>
                <w:szCs w:val="22"/>
                <w:lang w:val="en-US"/>
              </w:rPr>
              <w:t>Other</w:t>
            </w:r>
          </w:p>
        </w:tc>
        <w:tc>
          <w:tcPr>
            <w:tcW w:w="794" w:type="dxa"/>
            <w:tcBorders>
              <w:top w:val="nil"/>
              <w:left w:val="nil"/>
              <w:bottom w:val="single" w:sz="8" w:space="0" w:color="auto"/>
              <w:right w:val="single" w:sz="4" w:space="0" w:color="auto"/>
            </w:tcBorders>
            <w:shd w:val="clear" w:color="auto" w:fill="auto"/>
            <w:noWrap/>
            <w:vAlign w:val="bottom"/>
            <w:hideMark/>
          </w:tcPr>
          <w:p w14:paraId="1FD47810" w14:textId="77777777" w:rsidR="00B52E42" w:rsidRPr="00AB5EFA" w:rsidRDefault="00B52E42" w:rsidP="00B52E42">
            <w:pPr>
              <w:spacing w:after="0" w:line="240" w:lineRule="auto"/>
              <w:ind w:firstLine="0"/>
              <w:jc w:val="right"/>
              <w:rPr>
                <w:color w:val="000000"/>
                <w:lang w:val="en-US"/>
              </w:rPr>
            </w:pPr>
            <w:r w:rsidRPr="00AB5EFA">
              <w:rPr>
                <w:color w:val="000000"/>
                <w:lang w:val="en-US"/>
              </w:rPr>
              <w:t>4</w:t>
            </w:r>
          </w:p>
        </w:tc>
        <w:tc>
          <w:tcPr>
            <w:tcW w:w="806" w:type="dxa"/>
            <w:tcBorders>
              <w:top w:val="nil"/>
              <w:left w:val="nil"/>
              <w:bottom w:val="single" w:sz="8" w:space="0" w:color="auto"/>
              <w:right w:val="single" w:sz="4" w:space="0" w:color="auto"/>
            </w:tcBorders>
            <w:shd w:val="clear" w:color="auto" w:fill="auto"/>
            <w:noWrap/>
            <w:vAlign w:val="bottom"/>
            <w:hideMark/>
          </w:tcPr>
          <w:p w14:paraId="350EBD21" w14:textId="77777777" w:rsidR="00B52E42" w:rsidRPr="00AB5EFA" w:rsidRDefault="00B52E42" w:rsidP="00B52E42">
            <w:pPr>
              <w:spacing w:after="0" w:line="240" w:lineRule="auto"/>
              <w:ind w:firstLine="0"/>
              <w:jc w:val="right"/>
              <w:rPr>
                <w:color w:val="000000"/>
                <w:lang w:val="en-US"/>
              </w:rPr>
            </w:pPr>
            <w:r w:rsidRPr="00AB5EFA">
              <w:rPr>
                <w:color w:val="000000"/>
                <w:lang w:val="en-US"/>
              </w:rPr>
              <w:t>7%</w:t>
            </w:r>
          </w:p>
        </w:tc>
        <w:tc>
          <w:tcPr>
            <w:tcW w:w="794" w:type="dxa"/>
            <w:tcBorders>
              <w:top w:val="nil"/>
              <w:left w:val="nil"/>
              <w:bottom w:val="single" w:sz="8" w:space="0" w:color="auto"/>
              <w:right w:val="single" w:sz="4" w:space="0" w:color="auto"/>
            </w:tcBorders>
            <w:shd w:val="clear" w:color="auto" w:fill="auto"/>
            <w:noWrap/>
            <w:vAlign w:val="bottom"/>
            <w:hideMark/>
          </w:tcPr>
          <w:p w14:paraId="117A6120" w14:textId="77777777" w:rsidR="00B52E42" w:rsidRPr="00AB5EFA" w:rsidRDefault="00B52E42" w:rsidP="00B52E42">
            <w:pPr>
              <w:spacing w:after="0" w:line="240" w:lineRule="auto"/>
              <w:ind w:firstLine="0"/>
              <w:jc w:val="right"/>
              <w:rPr>
                <w:color w:val="000000"/>
                <w:lang w:val="en-US"/>
              </w:rPr>
            </w:pPr>
            <w:r w:rsidRPr="00AB5EFA">
              <w:rPr>
                <w:color w:val="000000"/>
                <w:lang w:val="en-US"/>
              </w:rPr>
              <w:t>5</w:t>
            </w:r>
          </w:p>
        </w:tc>
        <w:tc>
          <w:tcPr>
            <w:tcW w:w="806" w:type="dxa"/>
            <w:tcBorders>
              <w:top w:val="nil"/>
              <w:left w:val="nil"/>
              <w:bottom w:val="single" w:sz="8" w:space="0" w:color="auto"/>
              <w:right w:val="single" w:sz="4" w:space="0" w:color="auto"/>
            </w:tcBorders>
            <w:shd w:val="clear" w:color="auto" w:fill="auto"/>
            <w:noWrap/>
            <w:vAlign w:val="bottom"/>
            <w:hideMark/>
          </w:tcPr>
          <w:p w14:paraId="1EECBCB4" w14:textId="77777777" w:rsidR="00B52E42" w:rsidRPr="00AB5EFA" w:rsidRDefault="00B52E42" w:rsidP="00B52E42">
            <w:pPr>
              <w:spacing w:after="0" w:line="240" w:lineRule="auto"/>
              <w:ind w:firstLine="0"/>
              <w:jc w:val="right"/>
              <w:rPr>
                <w:color w:val="000000"/>
                <w:lang w:val="en-US"/>
              </w:rPr>
            </w:pPr>
            <w:r w:rsidRPr="00AB5EFA">
              <w:rPr>
                <w:color w:val="000000"/>
                <w:lang w:val="en-US"/>
              </w:rPr>
              <w:t>7%</w:t>
            </w:r>
          </w:p>
        </w:tc>
        <w:tc>
          <w:tcPr>
            <w:tcW w:w="794" w:type="dxa"/>
            <w:tcBorders>
              <w:top w:val="nil"/>
              <w:left w:val="nil"/>
              <w:bottom w:val="single" w:sz="8" w:space="0" w:color="auto"/>
              <w:right w:val="single" w:sz="4" w:space="0" w:color="auto"/>
            </w:tcBorders>
            <w:shd w:val="clear" w:color="auto" w:fill="auto"/>
            <w:noWrap/>
            <w:vAlign w:val="bottom"/>
            <w:hideMark/>
          </w:tcPr>
          <w:p w14:paraId="7B100214" w14:textId="77777777" w:rsidR="00B52E42" w:rsidRPr="00AB5EFA" w:rsidRDefault="00B52E42" w:rsidP="00B52E42">
            <w:pPr>
              <w:spacing w:after="0" w:line="240" w:lineRule="auto"/>
              <w:ind w:firstLine="0"/>
              <w:jc w:val="right"/>
              <w:rPr>
                <w:color w:val="000000"/>
                <w:lang w:val="en-US"/>
              </w:rPr>
            </w:pPr>
            <w:r w:rsidRPr="00AB5EFA">
              <w:rPr>
                <w:color w:val="000000"/>
                <w:lang w:val="en-US"/>
              </w:rPr>
              <w:t>6</w:t>
            </w:r>
          </w:p>
        </w:tc>
        <w:tc>
          <w:tcPr>
            <w:tcW w:w="806" w:type="dxa"/>
            <w:tcBorders>
              <w:top w:val="nil"/>
              <w:left w:val="nil"/>
              <w:bottom w:val="single" w:sz="8" w:space="0" w:color="auto"/>
              <w:right w:val="single" w:sz="4" w:space="0" w:color="auto"/>
            </w:tcBorders>
            <w:shd w:val="clear" w:color="auto" w:fill="auto"/>
            <w:noWrap/>
            <w:vAlign w:val="bottom"/>
            <w:hideMark/>
          </w:tcPr>
          <w:p w14:paraId="302CBE6A" w14:textId="77777777" w:rsidR="00B52E42" w:rsidRPr="00AB5EFA" w:rsidRDefault="00B52E42" w:rsidP="00B52E42">
            <w:pPr>
              <w:spacing w:after="0" w:line="240" w:lineRule="auto"/>
              <w:ind w:firstLine="0"/>
              <w:jc w:val="right"/>
              <w:rPr>
                <w:color w:val="000000"/>
                <w:lang w:val="en-US"/>
              </w:rPr>
            </w:pPr>
            <w:r w:rsidRPr="00AB5EFA">
              <w:rPr>
                <w:color w:val="000000"/>
                <w:lang w:val="en-US"/>
              </w:rPr>
              <w:t>29%</w:t>
            </w:r>
          </w:p>
        </w:tc>
        <w:tc>
          <w:tcPr>
            <w:tcW w:w="794" w:type="dxa"/>
            <w:tcBorders>
              <w:top w:val="nil"/>
              <w:left w:val="nil"/>
              <w:bottom w:val="single" w:sz="8" w:space="0" w:color="auto"/>
              <w:right w:val="single" w:sz="4" w:space="0" w:color="auto"/>
            </w:tcBorders>
            <w:shd w:val="clear" w:color="auto" w:fill="auto"/>
            <w:noWrap/>
            <w:vAlign w:val="bottom"/>
            <w:hideMark/>
          </w:tcPr>
          <w:p w14:paraId="3F91B9CE" w14:textId="77777777" w:rsidR="00B52E42" w:rsidRPr="00AB5EFA" w:rsidRDefault="00B52E42" w:rsidP="00B52E42">
            <w:pPr>
              <w:spacing w:after="0" w:line="240" w:lineRule="auto"/>
              <w:ind w:firstLine="0"/>
              <w:jc w:val="right"/>
              <w:rPr>
                <w:color w:val="000000"/>
                <w:lang w:val="en-US"/>
              </w:rPr>
            </w:pPr>
            <w:r w:rsidRPr="00AB5EFA">
              <w:rPr>
                <w:color w:val="000000"/>
                <w:lang w:val="en-US"/>
              </w:rPr>
              <w:t>5</w:t>
            </w:r>
          </w:p>
        </w:tc>
        <w:tc>
          <w:tcPr>
            <w:tcW w:w="806" w:type="dxa"/>
            <w:tcBorders>
              <w:top w:val="nil"/>
              <w:left w:val="nil"/>
              <w:bottom w:val="single" w:sz="8" w:space="0" w:color="auto"/>
              <w:right w:val="single" w:sz="8" w:space="0" w:color="auto"/>
            </w:tcBorders>
            <w:shd w:val="clear" w:color="auto" w:fill="auto"/>
            <w:noWrap/>
            <w:vAlign w:val="bottom"/>
            <w:hideMark/>
          </w:tcPr>
          <w:p w14:paraId="5491F0BF" w14:textId="77777777" w:rsidR="00B52E42" w:rsidRPr="00AB5EFA" w:rsidRDefault="00B52E42" w:rsidP="00B52E42">
            <w:pPr>
              <w:keepNext/>
              <w:spacing w:after="0" w:line="240" w:lineRule="auto"/>
              <w:ind w:firstLine="0"/>
              <w:jc w:val="right"/>
              <w:rPr>
                <w:color w:val="000000"/>
                <w:lang w:val="en-US"/>
              </w:rPr>
            </w:pPr>
            <w:r w:rsidRPr="00AB5EFA">
              <w:rPr>
                <w:color w:val="000000"/>
                <w:lang w:val="en-US"/>
              </w:rPr>
              <w:t>45%</w:t>
            </w:r>
          </w:p>
        </w:tc>
      </w:tr>
    </w:tbl>
    <w:p w14:paraId="2A898855" w14:textId="132BD3C1" w:rsidR="00B52E42" w:rsidRPr="00D1240A" w:rsidRDefault="00B52E42" w:rsidP="00D1240A">
      <w:pPr>
        <w:pStyle w:val="Titulek"/>
        <w:framePr w:w="3193" w:h="241" w:hRule="exact" w:hSpace="141" w:wrap="around" w:vAnchor="text" w:hAnchor="page" w:x="7810" w:y="2067"/>
        <w:jc w:val="right"/>
        <w:rPr>
          <w:color w:val="auto"/>
        </w:rPr>
      </w:pPr>
      <w:r w:rsidRPr="00D1240A">
        <w:rPr>
          <w:color w:val="auto"/>
        </w:rPr>
        <w:t xml:space="preserve">Source: Own elaboration, 2019  </w:t>
      </w:r>
    </w:p>
    <w:p w14:paraId="67EEF1C5" w14:textId="7B8F2522" w:rsidR="00BE2361" w:rsidRDefault="00222690">
      <w:pPr>
        <w:rPr>
          <w:lang w:val="en-US"/>
        </w:rPr>
      </w:pPr>
      <w:r w:rsidRPr="00C75E91">
        <w:rPr>
          <w:noProof/>
          <w:lang w:val="cs-CZ"/>
        </w:rPr>
        <w:lastRenderedPageBreak/>
        <mc:AlternateContent>
          <mc:Choice Requires="wps">
            <w:drawing>
              <wp:inline distT="0" distB="0" distL="0" distR="0" wp14:anchorId="19426C43" wp14:editId="2876BA47">
                <wp:extent cx="4584700" cy="276225"/>
                <wp:effectExtent l="0" t="0" r="6350" b="9525"/>
                <wp:docPr id="5" name="Textové pole 5"/>
                <wp:cNvGraphicFramePr/>
                <a:graphic xmlns:a="http://schemas.openxmlformats.org/drawingml/2006/main">
                  <a:graphicData uri="http://schemas.microsoft.com/office/word/2010/wordprocessingShape">
                    <wps:wsp>
                      <wps:cNvSpPr txBox="1"/>
                      <wps:spPr>
                        <a:xfrm>
                          <a:off x="0" y="0"/>
                          <a:ext cx="4584700" cy="276225"/>
                        </a:xfrm>
                        <a:prstGeom prst="rect">
                          <a:avLst/>
                        </a:prstGeom>
                        <a:solidFill>
                          <a:prstClr val="white"/>
                        </a:solidFill>
                        <a:ln>
                          <a:noFill/>
                        </a:ln>
                      </wps:spPr>
                      <wps:txbx>
                        <w:txbxContent>
                          <w:p w14:paraId="2731B4D9" w14:textId="40A667F1" w:rsidR="00DD6163" w:rsidRPr="009777B3" w:rsidRDefault="00DD6163" w:rsidP="00FF23CF">
                            <w:pPr>
                              <w:pStyle w:val="Zdroje"/>
                              <w:ind w:firstLine="0"/>
                              <w:jc w:val="left"/>
                              <w:rPr>
                                <w:noProof/>
                                <w:sz w:val="24"/>
                              </w:rPr>
                            </w:pPr>
                            <w:r>
                              <w:t xml:space="preserve">Graph </w:t>
                            </w:r>
                            <w:fldSimple w:instr=" SEQ Graph \* ARABIC ">
                              <w:r>
                                <w:rPr>
                                  <w:noProof/>
                                </w:rPr>
                                <w:t>4</w:t>
                              </w:r>
                            </w:fldSimple>
                            <w:r>
                              <w:t xml:space="preserve"> The reason for joining the AirBnB community according to the status of respondent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426C43" id="Textové pole 5" o:spid="_x0000_s1078" type="#_x0000_t202" style="width:36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" stroked="f">
                <v:textbox inset="0,0,0,0">
                  <w:txbxContent>
                    <w:p w14:paraId="2731B4D9" w14:textId="40A667F1" w:rsidR="00DD6163" w:rsidRPr="009777B3" w:rsidRDefault="00DD6163" w:rsidP="00FF23CF">
                      <w:pPr>
                        <w:pStyle w:val="Zdroje"/>
                        <w:ind w:firstLine="0"/>
                        <w:jc w:val="left"/>
                        <w:rPr>
                          <w:noProof/>
                          <w:sz w:val="24"/>
                        </w:rPr>
                      </w:pPr>
                      <w:r>
                        <w:t xml:space="preserve">Graph </w:t>
                      </w:r>
                      <w:fldSimple w:instr=" SEQ Graph \* ARABIC ">
                        <w:r>
                          <w:rPr>
                            <w:noProof/>
                          </w:rPr>
                          <w:t>4</w:t>
                        </w:r>
                      </w:fldSimple>
                      <w:r>
                        <w:t xml:space="preserve"> The reason for joining the AirBnB community according to the status of respondent</w:t>
                      </w:r>
                    </w:p>
                  </w:txbxContent>
                </v:textbox>
                <w10:anchorlock/>
              </v:shape>
            </w:pict>
          </mc:Fallback>
        </mc:AlternateContent>
      </w:r>
      <w:r>
        <w:rPr>
          <w:noProof/>
          <w:lang w:val="cs-CZ"/>
        </w:rPr>
        <w:drawing>
          <wp:inline distT="0" distB="0" distL="0" distR="0" wp14:anchorId="474F35D3" wp14:editId="0857EA29">
            <wp:extent cx="5399405" cy="2338705"/>
            <wp:effectExtent l="0" t="0" r="0" b="0"/>
            <wp:docPr id="37" name="Graf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59E14BA" w14:textId="60E7B97F" w:rsidR="003E3F9E" w:rsidRPr="00C75E91" w:rsidRDefault="003E3F9E">
      <w:pPr>
        <w:rPr>
          <w:lang w:val="en-US"/>
        </w:rPr>
      </w:pPr>
      <w:r w:rsidRPr="00C75E91">
        <w:rPr>
          <w:noProof/>
          <w:lang w:val="cs-CZ"/>
        </w:rPr>
        <mc:AlternateContent>
          <mc:Choice Requires="wps">
            <w:drawing>
              <wp:inline distT="0" distB="0" distL="0" distR="0" wp14:anchorId="3E151248" wp14:editId="3DDC2F77">
                <wp:extent cx="5205730" cy="635"/>
                <wp:effectExtent l="0" t="0" r="0" b="8255"/>
                <wp:docPr id="15" name="Textové pole 1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44BFAC58" w14:textId="13674338" w:rsidR="00DD6163" w:rsidRPr="00621883" w:rsidRDefault="00DD6163" w:rsidP="003E3F9E">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E151248" id="Textové pole 15" o:spid="_x0000_s1079" type="#_x0000_t202" style="width:409.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" stroked="f">
                <v:textbox style="mso-fit-shape-to-text:t" inset="0,0,0,0">
                  <w:txbxContent>
                    <w:p w14:paraId="44BFAC58" w14:textId="13674338" w:rsidR="00DD6163" w:rsidRPr="00621883" w:rsidRDefault="00DD6163" w:rsidP="003E3F9E">
                      <w:pPr>
                        <w:pStyle w:val="Zdroje"/>
                        <w:rPr>
                          <w:noProof/>
                          <w:sz w:val="24"/>
                        </w:rPr>
                      </w:pPr>
                      <w:r>
                        <w:t xml:space="preserve">Source: Own elaboration, 2019  </w:t>
                      </w:r>
                    </w:p>
                  </w:txbxContent>
                </v:textbox>
                <w10:anchorlock/>
              </v:shape>
            </w:pict>
          </mc:Fallback>
        </mc:AlternateContent>
      </w:r>
    </w:p>
    <w:p w14:paraId="349219BD" w14:textId="1CB436ED" w:rsidR="00D1240A" w:rsidRDefault="001C5B09" w:rsidP="00222690">
      <w:pPr>
        <w:rPr>
          <w:lang w:val="en-US"/>
        </w:rPr>
      </w:pPr>
      <w:r w:rsidRPr="00C75E91">
        <w:rPr>
          <w:lang w:val="en-US"/>
        </w:rPr>
        <w:t>The next question focus on the frequency of using AirBnB. 43,9 % of visitors use AirBnB only 1 time per year, 37,6 % 2-3 times per year, 11,5 % 4-5 times per year. We can guess that majority of respondents use AirBnB for the bigger holiday, which are commonly one time per year.</w:t>
      </w:r>
    </w:p>
    <w:p w14:paraId="1C40A331" w14:textId="09FB148E" w:rsidR="001C5B09" w:rsidRPr="00C75E91" w:rsidRDefault="00D1240A" w:rsidP="001C5B09">
      <w:pPr>
        <w:rPr>
          <w:lang w:val="en-US"/>
        </w:rPr>
      </w:pPr>
      <w:r>
        <w:rPr>
          <w:noProof/>
          <w:lang w:val="cs-CZ"/>
        </w:rPr>
        <w:drawing>
          <wp:anchor distT="0" distB="0" distL="114300" distR="114300" simplePos="0" relativeHeight="252070912" behindDoc="0" locked="0" layoutInCell="1" allowOverlap="1" wp14:anchorId="784C2126" wp14:editId="5E63D61F">
            <wp:simplePos x="0" y="0"/>
            <wp:positionH relativeFrom="margin">
              <wp:align>right</wp:align>
            </wp:positionH>
            <wp:positionV relativeFrom="paragraph">
              <wp:posOffset>189230</wp:posOffset>
            </wp:positionV>
            <wp:extent cx="4916805" cy="2173605"/>
            <wp:effectExtent l="0" t="0" r="0" b="0"/>
            <wp:wrapSquare wrapText="bothSides"/>
            <wp:docPr id="493" name="Graf 4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1C5B09" w:rsidRPr="00C75E91">
        <w:rPr>
          <w:noProof/>
          <w:lang w:val="cs-CZ"/>
        </w:rPr>
        <mc:AlternateContent>
          <mc:Choice Requires="wps">
            <w:drawing>
              <wp:anchor distT="0" distB="0" distL="114300" distR="114300" simplePos="0" relativeHeight="252068864" behindDoc="0" locked="0" layoutInCell="1" allowOverlap="1" wp14:anchorId="7A927DA5" wp14:editId="535D7C37">
                <wp:simplePos x="0" y="0"/>
                <wp:positionH relativeFrom="margin">
                  <wp:align>left</wp:align>
                </wp:positionH>
                <wp:positionV relativeFrom="paragraph">
                  <wp:posOffset>0</wp:posOffset>
                </wp:positionV>
                <wp:extent cx="3689350" cy="161925"/>
                <wp:effectExtent l="0" t="0" r="6350" b="9525"/>
                <wp:wrapTopAndBottom/>
                <wp:docPr id="17" name="Textové pole 17"/>
                <wp:cNvGraphicFramePr/>
                <a:graphic xmlns:a="http://schemas.openxmlformats.org/drawingml/2006/main">
                  <a:graphicData uri="http://schemas.microsoft.com/office/word/2010/wordprocessingShape">
                    <wps:wsp>
                      <wps:cNvSpPr txBox="1"/>
                      <wps:spPr>
                        <a:xfrm>
                          <a:off x="0" y="0"/>
                          <a:ext cx="3689350" cy="161925"/>
                        </a:xfrm>
                        <a:prstGeom prst="rect">
                          <a:avLst/>
                        </a:prstGeom>
                        <a:solidFill>
                          <a:prstClr val="white"/>
                        </a:solidFill>
                        <a:ln>
                          <a:noFill/>
                        </a:ln>
                      </wps:spPr>
                      <wps:txbx>
                        <w:txbxContent>
                          <w:p w14:paraId="111ECC16" w14:textId="7A88E251" w:rsidR="00DD6163" w:rsidRPr="00155FE5" w:rsidRDefault="00DD6163" w:rsidP="001C5B09">
                            <w:pPr>
                              <w:pStyle w:val="Zdroje"/>
                              <w:ind w:firstLine="0"/>
                              <w:jc w:val="left"/>
                              <w:rPr>
                                <w:sz w:val="24"/>
                                <w:shd w:val="clear" w:color="auto" w:fill="FF9900"/>
                              </w:rPr>
                            </w:pPr>
                            <w:r>
                              <w:t xml:space="preserve">Graph </w:t>
                            </w:r>
                            <w:fldSimple w:instr=" SEQ Graph \* ARABIC ">
                              <w:r>
                                <w:rPr>
                                  <w:noProof/>
                                </w:rPr>
                                <w:t>5</w:t>
                              </w:r>
                            </w:fldSimple>
                            <w:r>
                              <w:t xml:space="preserve"> The frequency of using AirBnB according to the status of respondent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27DA5" id="Textové pole 17" o:spid="_x0000_s1080" type="#_x0000_t202" style="position:absolute;left:0;text-align:left;margin-left:0;margin-top:0;width:290.5pt;height:12.75pt;z-index:252068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" stroked="f">
                <v:textbox inset="0,0,0,0">
                  <w:txbxContent>
                    <w:p w14:paraId="111ECC16" w14:textId="7A88E251" w:rsidR="00DD6163" w:rsidRPr="00155FE5" w:rsidRDefault="00DD6163" w:rsidP="001C5B09">
                      <w:pPr>
                        <w:pStyle w:val="Zdroje"/>
                        <w:ind w:firstLine="0"/>
                        <w:jc w:val="left"/>
                        <w:rPr>
                          <w:sz w:val="24"/>
                          <w:shd w:val="clear" w:color="auto" w:fill="FF9900"/>
                        </w:rPr>
                      </w:pPr>
                      <w:r>
                        <w:t xml:space="preserve">Graph </w:t>
                      </w:r>
                      <w:fldSimple w:instr=" SEQ Graph \* ARABIC ">
                        <w:r>
                          <w:rPr>
                            <w:noProof/>
                          </w:rPr>
                          <w:t>5</w:t>
                        </w:r>
                      </w:fldSimple>
                      <w:r>
                        <w:t xml:space="preserve"> The frequency of using AirBnB according to the status of respondent</w:t>
                      </w:r>
                    </w:p>
                  </w:txbxContent>
                </v:textbox>
                <w10:wrap type="topAndBottom" anchorx="margin"/>
              </v:shape>
            </w:pict>
          </mc:Fallback>
        </mc:AlternateContent>
      </w:r>
    </w:p>
    <w:p w14:paraId="76C14B1D" w14:textId="77777777" w:rsidR="001C5B09" w:rsidRPr="00C75E91" w:rsidRDefault="001C5B09" w:rsidP="001C5B09">
      <w:pPr>
        <w:rPr>
          <w:lang w:val="en-US"/>
        </w:rPr>
      </w:pPr>
    </w:p>
    <w:p w14:paraId="706BA034" w14:textId="77777777" w:rsidR="001C5B09" w:rsidRDefault="001C5B09" w:rsidP="001C5B09">
      <w:pPr>
        <w:ind w:firstLine="0"/>
        <w:rPr>
          <w:lang w:val="en-US"/>
        </w:rPr>
      </w:pPr>
    </w:p>
    <w:p w14:paraId="6BEDD0B7" w14:textId="77777777" w:rsidR="001C5B09" w:rsidRDefault="001C5B09" w:rsidP="001C5B09">
      <w:pPr>
        <w:ind w:firstLine="0"/>
        <w:rPr>
          <w:lang w:val="en-US"/>
        </w:rPr>
      </w:pPr>
    </w:p>
    <w:p w14:paraId="1D6CF6FE" w14:textId="77777777" w:rsidR="001C5B09" w:rsidRDefault="001C5B09" w:rsidP="001C5B09">
      <w:pPr>
        <w:ind w:firstLine="0"/>
        <w:rPr>
          <w:lang w:val="en-US"/>
        </w:rPr>
      </w:pPr>
    </w:p>
    <w:p w14:paraId="6C511B1B" w14:textId="23618387" w:rsidR="00222690" w:rsidRDefault="00222690">
      <w:pPr>
        <w:ind w:firstLine="0"/>
        <w:rPr>
          <w:lang w:val="en-US"/>
        </w:rPr>
      </w:pPr>
      <w:r w:rsidRPr="00C75E91">
        <w:rPr>
          <w:noProof/>
          <w:lang w:val="cs-CZ"/>
        </w:rPr>
        <mc:AlternateContent>
          <mc:Choice Requires="wps">
            <w:drawing>
              <wp:anchor distT="0" distB="0" distL="114300" distR="114300" simplePos="0" relativeHeight="252069888" behindDoc="0" locked="0" layoutInCell="1" allowOverlap="1" wp14:anchorId="3796356E" wp14:editId="553CEA7F">
                <wp:simplePos x="0" y="0"/>
                <wp:positionH relativeFrom="margin">
                  <wp:posOffset>1770380</wp:posOffset>
                </wp:positionH>
                <wp:positionV relativeFrom="paragraph">
                  <wp:posOffset>494665</wp:posOffset>
                </wp:positionV>
                <wp:extent cx="3689350" cy="635"/>
                <wp:effectExtent l="0" t="0" r="6350" b="8255"/>
                <wp:wrapTopAndBottom/>
                <wp:docPr id="18" name="Textové pole 1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wps:spPr>
                      <wps:txbx>
                        <w:txbxContent>
                          <w:p w14:paraId="65882F79" w14:textId="7B8A8658" w:rsidR="00DD6163" w:rsidRPr="00C36F71" w:rsidRDefault="00DD6163" w:rsidP="00D1240A">
                            <w:pPr>
                              <w:pStyle w:val="Zdroje"/>
                              <w:rPr>
                                <w:noProof/>
                                <w:sz w:val="24"/>
                              </w:rPr>
                            </w:pPr>
                            <w:r>
                              <w:t>Source: Own elaboration,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6356E" id="Textové pole 18" o:spid="_x0000_s1081" type="#_x0000_t202" style="position:absolute;left:0;text-align:left;margin-left:139.4pt;margin-top:38.95pt;width:290.5pt;height:.05pt;z-index:252069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" stroked="f">
                <v:textbox style="mso-fit-shape-to-text:t" inset="0,0,0,0">
                  <w:txbxContent>
                    <w:p w14:paraId="65882F79" w14:textId="7B8A8658" w:rsidR="00DD6163" w:rsidRPr="00C36F71" w:rsidRDefault="00DD6163" w:rsidP="00D1240A">
                      <w:pPr>
                        <w:pStyle w:val="Zdroje"/>
                        <w:rPr>
                          <w:noProof/>
                          <w:sz w:val="24"/>
                        </w:rPr>
                      </w:pPr>
                      <w:r>
                        <w:t>Source: Own elaboration, 2019</w:t>
                      </w:r>
                    </w:p>
                  </w:txbxContent>
                </v:textbox>
                <w10:wrap type="topAndBottom" anchorx="margin"/>
              </v:shape>
            </w:pict>
          </mc:Fallback>
        </mc:AlternateContent>
      </w:r>
    </w:p>
    <w:p w14:paraId="3F3AA15B" w14:textId="6815B22E" w:rsidR="00222690" w:rsidRDefault="00222690">
      <w:pPr>
        <w:rPr>
          <w:lang w:val="en-US"/>
        </w:rPr>
      </w:pPr>
      <w:r>
        <w:rPr>
          <w:lang w:val="en-US"/>
        </w:rPr>
        <w:br w:type="page"/>
      </w:r>
    </w:p>
    <w:p w14:paraId="13FFA80A" w14:textId="26208854" w:rsidR="001C5B09" w:rsidRPr="00F02A40" w:rsidRDefault="001C5B09" w:rsidP="00F02A40">
      <w:pPr>
        <w:pStyle w:val="Nadpis4"/>
        <w:rPr>
          <w:rStyle w:val="Zdraznnintenzivn"/>
          <w:i w:val="0"/>
          <w:iCs/>
          <w:color w:val="auto"/>
        </w:rPr>
      </w:pPr>
      <w:r w:rsidRPr="00F02A40">
        <w:rPr>
          <w:rStyle w:val="Zdraznnintenzivn"/>
          <w:i w:val="0"/>
          <w:iCs/>
          <w:color w:val="auto"/>
        </w:rPr>
        <w:lastRenderedPageBreak/>
        <w:t>Visitor´s preferences</w:t>
      </w:r>
    </w:p>
    <w:p w14:paraId="00000238" w14:textId="65658762" w:rsidR="00223A2A" w:rsidRPr="00C75E91" w:rsidRDefault="001C5B09">
      <w:pPr>
        <w:ind w:firstLine="0"/>
        <w:rPr>
          <w:lang w:val="en-US"/>
        </w:rPr>
      </w:pPr>
      <w:r w:rsidRPr="00C75E91">
        <w:rPr>
          <w:noProof/>
          <w:lang w:val="cs-CZ"/>
        </w:rPr>
        <mc:AlternateContent>
          <mc:Choice Requires="wps">
            <w:drawing>
              <wp:anchor distT="0" distB="0" distL="114300" distR="114300" simplePos="0" relativeHeight="251752448" behindDoc="0" locked="0" layoutInCell="1" allowOverlap="1" wp14:anchorId="3D43A2B8" wp14:editId="47685F05">
                <wp:simplePos x="0" y="0"/>
                <wp:positionH relativeFrom="page">
                  <wp:posOffset>1025525</wp:posOffset>
                </wp:positionH>
                <wp:positionV relativeFrom="paragraph">
                  <wp:posOffset>1331523</wp:posOffset>
                </wp:positionV>
                <wp:extent cx="4904105" cy="198755"/>
                <wp:effectExtent l="0" t="0" r="0" b="0"/>
                <wp:wrapTopAndBottom/>
                <wp:docPr id="7" name="Textové pole 7"/>
                <wp:cNvGraphicFramePr/>
                <a:graphic xmlns:a="http://schemas.openxmlformats.org/drawingml/2006/main">
                  <a:graphicData uri="http://schemas.microsoft.com/office/word/2010/wordprocessingShape">
                    <wps:wsp>
                      <wps:cNvSpPr txBox="1"/>
                      <wps:spPr>
                        <a:xfrm>
                          <a:off x="0" y="0"/>
                          <a:ext cx="4904105" cy="198755"/>
                        </a:xfrm>
                        <a:prstGeom prst="rect">
                          <a:avLst/>
                        </a:prstGeom>
                        <a:solidFill>
                          <a:prstClr val="white"/>
                        </a:solidFill>
                        <a:ln>
                          <a:noFill/>
                        </a:ln>
                      </wps:spPr>
                      <wps:txbx>
                        <w:txbxContent>
                          <w:p w14:paraId="06559E8E" w14:textId="76B1B25C" w:rsidR="00DD6163" w:rsidRPr="0035111A" w:rsidRDefault="00DD6163" w:rsidP="00E425FA">
                            <w:pPr>
                              <w:pStyle w:val="Zdroje"/>
                              <w:jc w:val="left"/>
                              <w:rPr>
                                <w:sz w:val="24"/>
                              </w:rPr>
                            </w:pPr>
                            <w:r>
                              <w:t xml:space="preserve">Graph </w:t>
                            </w:r>
                            <w:fldSimple w:instr=" SEQ Graph \* ARABIC ">
                              <w:r>
                                <w:rPr>
                                  <w:noProof/>
                                </w:rPr>
                                <w:t>6</w:t>
                              </w:r>
                            </w:fldSimple>
                            <w:r>
                              <w:t>: Guest´s preferences about type of accommodation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3A2B8" id="Textové pole 7" o:spid="_x0000_s1082" type="#_x0000_t202" style="position:absolute;left:0;text-align:left;margin-left:80.75pt;margin-top:104.85pt;width:386.15pt;height:15.6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" stroked="f">
                <v:textbox inset="0,0,0,0">
                  <w:txbxContent>
                    <w:p w14:paraId="06559E8E" w14:textId="76B1B25C" w:rsidR="00DD6163" w:rsidRPr="0035111A" w:rsidRDefault="00DD6163" w:rsidP="00E425FA">
                      <w:pPr>
                        <w:pStyle w:val="Zdroje"/>
                        <w:jc w:val="left"/>
                        <w:rPr>
                          <w:sz w:val="24"/>
                        </w:rPr>
                      </w:pPr>
                      <w:r>
                        <w:t xml:space="preserve">Graph </w:t>
                      </w:r>
                      <w:fldSimple w:instr=" SEQ Graph \* ARABIC ">
                        <w:r>
                          <w:rPr>
                            <w:noProof/>
                          </w:rPr>
                          <w:t>6</w:t>
                        </w:r>
                      </w:fldSimple>
                      <w:r>
                        <w:t>: Guest´s preferences about type of accommodation</w:t>
                      </w:r>
                    </w:p>
                  </w:txbxContent>
                </v:textbox>
                <w10:wrap type="topAndBottom" anchorx="page"/>
              </v:shape>
            </w:pict>
          </mc:Fallback>
        </mc:AlternateContent>
      </w:r>
      <w:r w:rsidR="0093096C" w:rsidRPr="00C75E91">
        <w:rPr>
          <w:lang w:val="en-US"/>
        </w:rPr>
        <w:t>I</w:t>
      </w:r>
      <w:r w:rsidR="00105CFA" w:rsidRPr="00C75E91">
        <w:rPr>
          <w:lang w:val="en-US"/>
        </w:rPr>
        <w:t>n the graph below, we can see the preferences about separated and shared accommodation. The results are quite one-sided, most people would rather choo</w:t>
      </w:r>
      <w:r>
        <w:rPr>
          <w:lang w:val="en-US"/>
        </w:rPr>
        <w:t>se separated accommodation (88</w:t>
      </w:r>
      <w:r w:rsidR="00105CFA" w:rsidRPr="00C75E91">
        <w:rPr>
          <w:lang w:val="en-US"/>
        </w:rPr>
        <w:t xml:space="preserve"> %) than shari</w:t>
      </w:r>
      <w:r>
        <w:rPr>
          <w:lang w:val="en-US"/>
        </w:rPr>
        <w:t>ng the place with the host (12</w:t>
      </w:r>
      <w:r w:rsidR="00105CFA" w:rsidRPr="00C75E91">
        <w:rPr>
          <w:lang w:val="en-US"/>
        </w:rPr>
        <w:t xml:space="preserve"> %).</w:t>
      </w:r>
      <w:r w:rsidR="0093096C" w:rsidRPr="00C75E91">
        <w:rPr>
          <w:lang w:val="en-US"/>
        </w:rPr>
        <w:t xml:space="preserve"> This might be a little surprising, because one of the main </w:t>
      </w:r>
      <w:r w:rsidR="00B30C17" w:rsidRPr="00C75E91">
        <w:rPr>
          <w:lang w:val="en-US"/>
        </w:rPr>
        <w:t>purposes</w:t>
      </w:r>
      <w:r w:rsidR="0093096C" w:rsidRPr="00C75E91">
        <w:rPr>
          <w:lang w:val="en-US"/>
        </w:rPr>
        <w:t xml:space="preserve"> of AirBnB is to live like local and meet locals that is easier when you live in the house with one.</w:t>
      </w:r>
    </w:p>
    <w:p w14:paraId="7B4D8ABE" w14:textId="247E49C2" w:rsidR="00FF23CF" w:rsidRPr="00C75E91" w:rsidRDefault="00C63764">
      <w:pPr>
        <w:ind w:firstLine="0"/>
        <w:rPr>
          <w:noProof/>
          <w:lang w:val="en-US"/>
        </w:rPr>
      </w:pPr>
      <w:r w:rsidRPr="00B30C17">
        <w:rPr>
          <w:noProof/>
          <w:sz w:val="18"/>
          <w:szCs w:val="18"/>
          <w:lang w:val="cs-CZ"/>
        </w:rPr>
        <w:drawing>
          <wp:anchor distT="0" distB="0" distL="114300" distR="114300" simplePos="0" relativeHeight="252029952" behindDoc="0" locked="0" layoutInCell="1" allowOverlap="1" wp14:anchorId="4A11D3A4" wp14:editId="427964F5">
            <wp:simplePos x="0" y="0"/>
            <wp:positionH relativeFrom="margin">
              <wp:align>center</wp:align>
            </wp:positionH>
            <wp:positionV relativeFrom="paragraph">
              <wp:posOffset>197952</wp:posOffset>
            </wp:positionV>
            <wp:extent cx="4572000" cy="2743200"/>
            <wp:effectExtent l="0" t="0" r="0" b="0"/>
            <wp:wrapSquare wrapText="bothSides"/>
            <wp:docPr id="487" name="Graf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2389ECB8" w14:textId="6984BE1D" w:rsidR="00FF23CF" w:rsidRPr="00C75E91" w:rsidRDefault="00FF23CF">
      <w:pPr>
        <w:ind w:firstLine="0"/>
        <w:rPr>
          <w:noProof/>
          <w:lang w:val="en-US"/>
        </w:rPr>
      </w:pPr>
    </w:p>
    <w:p w14:paraId="4498D373" w14:textId="24C5C893" w:rsidR="00FF23CF" w:rsidRPr="00C75E91" w:rsidRDefault="00FF23CF">
      <w:pPr>
        <w:ind w:firstLine="0"/>
        <w:rPr>
          <w:noProof/>
          <w:lang w:val="en-US"/>
        </w:rPr>
      </w:pPr>
    </w:p>
    <w:p w14:paraId="4AA9A974" w14:textId="7FE0B388" w:rsidR="0093096C" w:rsidRPr="00C75E91" w:rsidRDefault="0093096C">
      <w:pPr>
        <w:ind w:firstLine="0"/>
        <w:rPr>
          <w:lang w:val="en-US"/>
        </w:rPr>
      </w:pPr>
    </w:p>
    <w:p w14:paraId="6A547173" w14:textId="6EB7FD89" w:rsidR="00FF23CF" w:rsidRPr="00C75E91" w:rsidRDefault="00FF23CF">
      <w:pPr>
        <w:ind w:firstLine="0"/>
        <w:rPr>
          <w:lang w:val="en-US"/>
        </w:rPr>
      </w:pPr>
    </w:p>
    <w:p w14:paraId="661F0BC1" w14:textId="7C312843" w:rsidR="00FF23CF" w:rsidRPr="00C75E91" w:rsidRDefault="00FF23CF">
      <w:pPr>
        <w:ind w:firstLine="0"/>
        <w:rPr>
          <w:lang w:val="en-US"/>
        </w:rPr>
      </w:pPr>
    </w:p>
    <w:p w14:paraId="7D763B27" w14:textId="3DACBDE9" w:rsidR="00FF23CF" w:rsidRPr="00C75E91" w:rsidRDefault="00FF23CF">
      <w:pPr>
        <w:ind w:firstLine="0"/>
        <w:rPr>
          <w:lang w:val="en-US"/>
        </w:rPr>
      </w:pPr>
    </w:p>
    <w:p w14:paraId="0A1F7F06" w14:textId="140416BE" w:rsidR="00FF23CF" w:rsidRPr="00C75E91" w:rsidRDefault="00FF23CF">
      <w:pPr>
        <w:ind w:firstLine="0"/>
        <w:rPr>
          <w:lang w:val="en-US"/>
        </w:rPr>
      </w:pPr>
      <w:r w:rsidRPr="00C75E91">
        <w:rPr>
          <w:noProof/>
          <w:lang w:val="cs-CZ"/>
        </w:rPr>
        <mc:AlternateContent>
          <mc:Choice Requires="wps">
            <w:drawing>
              <wp:anchor distT="0" distB="0" distL="114300" distR="114300" simplePos="0" relativeHeight="251754496" behindDoc="0" locked="0" layoutInCell="1" allowOverlap="1" wp14:anchorId="7B7AC630" wp14:editId="20BDCD03">
                <wp:simplePos x="0" y="0"/>
                <wp:positionH relativeFrom="margin">
                  <wp:posOffset>3226699</wp:posOffset>
                </wp:positionH>
                <wp:positionV relativeFrom="paragraph">
                  <wp:posOffset>434975</wp:posOffset>
                </wp:positionV>
                <wp:extent cx="1861185" cy="217805"/>
                <wp:effectExtent l="0" t="0" r="5715" b="0"/>
                <wp:wrapTopAndBottom/>
                <wp:docPr id="8" name="Textové pole 8"/>
                <wp:cNvGraphicFramePr/>
                <a:graphic xmlns:a="http://schemas.openxmlformats.org/drawingml/2006/main">
                  <a:graphicData uri="http://schemas.microsoft.com/office/word/2010/wordprocessingShape">
                    <wps:wsp>
                      <wps:cNvSpPr txBox="1"/>
                      <wps:spPr>
                        <a:xfrm>
                          <a:off x="0" y="0"/>
                          <a:ext cx="1861185" cy="217805"/>
                        </a:xfrm>
                        <a:prstGeom prst="rect">
                          <a:avLst/>
                        </a:prstGeom>
                        <a:solidFill>
                          <a:prstClr val="white"/>
                        </a:solidFill>
                        <a:ln>
                          <a:noFill/>
                        </a:ln>
                      </wps:spPr>
                      <wps:txbx>
                        <w:txbxContent>
                          <w:p w14:paraId="562434A9" w14:textId="0C50D75B" w:rsidR="00DD6163" w:rsidRPr="00E005F0" w:rsidRDefault="00DD6163" w:rsidP="0075274D">
                            <w:pPr>
                              <w:pStyle w:val="Zdroje"/>
                              <w:rPr>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C630" id="Textové pole 8" o:spid="_x0000_s1083" type="#_x0000_t202" style="position:absolute;left:0;text-align:left;margin-left:254.05pt;margin-top:34.25pt;width:146.55pt;height:17.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" stroked="f">
                <v:textbox inset="0,0,0,0">
                  <w:txbxContent>
                    <w:p w14:paraId="562434A9" w14:textId="0C50D75B" w:rsidR="00DD6163" w:rsidRPr="00E005F0" w:rsidRDefault="00DD6163" w:rsidP="0075274D">
                      <w:pPr>
                        <w:pStyle w:val="Zdroje"/>
                        <w:rPr>
                          <w:sz w:val="24"/>
                        </w:rPr>
                      </w:pPr>
                      <w:r>
                        <w:t xml:space="preserve">Source: Own elaboration, 2019  </w:t>
                      </w:r>
                    </w:p>
                  </w:txbxContent>
                </v:textbox>
                <w10:wrap type="topAndBottom" anchorx="margin"/>
              </v:shape>
            </w:pict>
          </mc:Fallback>
        </mc:AlternateContent>
      </w:r>
    </w:p>
    <w:p w14:paraId="225D3FEC" w14:textId="73BC3677" w:rsidR="001D2D82" w:rsidRPr="00C75E91" w:rsidRDefault="001D2D82" w:rsidP="001D2D82">
      <w:pPr>
        <w:ind w:firstLine="0"/>
        <w:rPr>
          <w:lang w:val="en-US"/>
        </w:rPr>
      </w:pPr>
      <w:r w:rsidRPr="00C75E91">
        <w:rPr>
          <w:noProof/>
          <w:lang w:val="cs-CZ"/>
        </w:rPr>
        <mc:AlternateContent>
          <mc:Choice Requires="wps">
            <w:drawing>
              <wp:anchor distT="0" distB="0" distL="114300" distR="114300" simplePos="0" relativeHeight="251760640" behindDoc="0" locked="0" layoutInCell="1" allowOverlap="1" wp14:anchorId="7304BD6E" wp14:editId="0B370CD6">
                <wp:simplePos x="0" y="0"/>
                <wp:positionH relativeFrom="margin">
                  <wp:posOffset>-635</wp:posOffset>
                </wp:positionH>
                <wp:positionV relativeFrom="paragraph">
                  <wp:posOffset>1574800</wp:posOffset>
                </wp:positionV>
                <wp:extent cx="4584700" cy="172085"/>
                <wp:effectExtent l="0" t="0" r="6350" b="0"/>
                <wp:wrapTopAndBottom/>
                <wp:docPr id="11" name="Textové pole 11"/>
                <wp:cNvGraphicFramePr/>
                <a:graphic xmlns:a="http://schemas.openxmlformats.org/drawingml/2006/main">
                  <a:graphicData uri="http://schemas.microsoft.com/office/word/2010/wordprocessingShape">
                    <wps:wsp>
                      <wps:cNvSpPr txBox="1"/>
                      <wps:spPr>
                        <a:xfrm>
                          <a:off x="0" y="0"/>
                          <a:ext cx="4584700" cy="172085"/>
                        </a:xfrm>
                        <a:prstGeom prst="rect">
                          <a:avLst/>
                        </a:prstGeom>
                        <a:solidFill>
                          <a:prstClr val="white"/>
                        </a:solidFill>
                        <a:ln>
                          <a:noFill/>
                        </a:ln>
                      </wps:spPr>
                      <wps:txbx>
                        <w:txbxContent>
                          <w:p w14:paraId="1C20D67F" w14:textId="50306455" w:rsidR="00DD6163" w:rsidRPr="0076720E" w:rsidRDefault="00DD6163" w:rsidP="00FF23CF">
                            <w:pPr>
                              <w:pStyle w:val="Zdroje"/>
                              <w:ind w:firstLine="0"/>
                              <w:jc w:val="left"/>
                              <w:rPr>
                                <w:sz w:val="24"/>
                              </w:rPr>
                            </w:pPr>
                            <w:r>
                              <w:t xml:space="preserve">Graph </w:t>
                            </w:r>
                            <w:fldSimple w:instr=" SEQ Graph \* ARABIC ">
                              <w:r>
                                <w:rPr>
                                  <w:noProof/>
                                </w:rPr>
                                <w:t>7</w:t>
                              </w:r>
                            </w:fldSimple>
                            <w:r>
                              <w:t>: Gender preferences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4BD6E" id="Textové pole 11" o:spid="_x0000_s1084" type="#_x0000_t202" style="position:absolute;left:0;text-align:left;margin-left:-.05pt;margin-top:124pt;width:361pt;height:13.55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" stroked="f">
                <v:textbox inset="0,0,0,0">
                  <w:txbxContent>
                    <w:p w14:paraId="1C20D67F" w14:textId="50306455" w:rsidR="00DD6163" w:rsidRPr="0076720E" w:rsidRDefault="00DD6163" w:rsidP="00FF23CF">
                      <w:pPr>
                        <w:pStyle w:val="Zdroje"/>
                        <w:ind w:firstLine="0"/>
                        <w:jc w:val="left"/>
                        <w:rPr>
                          <w:sz w:val="24"/>
                        </w:rPr>
                      </w:pPr>
                      <w:r>
                        <w:t xml:space="preserve">Graph </w:t>
                      </w:r>
                      <w:fldSimple w:instr=" SEQ Graph \* ARABIC ">
                        <w:r>
                          <w:rPr>
                            <w:noProof/>
                          </w:rPr>
                          <w:t>7</w:t>
                        </w:r>
                      </w:fldSimple>
                      <w:r>
                        <w:t>: Gender preferences</w:t>
                      </w:r>
                    </w:p>
                  </w:txbxContent>
                </v:textbox>
                <w10:wrap type="topAndBottom" anchorx="margin"/>
              </v:shape>
            </w:pict>
          </mc:Fallback>
        </mc:AlternateContent>
      </w:r>
      <w:r w:rsidR="00D1240A">
        <w:rPr>
          <w:lang w:val="en-US"/>
        </w:rPr>
        <w:t>The next graph shows</w:t>
      </w:r>
      <w:r w:rsidR="00105CFA" w:rsidRPr="00C75E91">
        <w:rPr>
          <w:lang w:val="en-US"/>
        </w:rPr>
        <w:t xml:space="preserve"> results from the question asking about preferences about the gender of the host. 83 % do not mind about gender, 15 % prefers female as a host. We can assume that it is because in most cases, there is separated accommodation and the contact with the host might be very small.</w:t>
      </w:r>
      <w:r w:rsidR="00D1240A">
        <w:rPr>
          <w:lang w:val="en-US"/>
        </w:rPr>
        <w:t xml:space="preserve"> However, when someone prefers a gender of the host, it is mostly the case that woman prefer wo</w:t>
      </w:r>
      <w:r>
        <w:rPr>
          <w:lang w:val="en-US"/>
        </w:rPr>
        <w:t xml:space="preserve">man rather than a man as a host. </w:t>
      </w:r>
    </w:p>
    <w:p w14:paraId="0000023D" w14:textId="7BE942FF" w:rsidR="00223A2A" w:rsidRPr="00C75E91" w:rsidRDefault="00222690">
      <w:pPr>
        <w:ind w:firstLine="0"/>
        <w:rPr>
          <w:lang w:val="en-US"/>
        </w:rPr>
      </w:pPr>
      <w:r>
        <w:rPr>
          <w:noProof/>
          <w:lang w:val="cs-CZ"/>
        </w:rPr>
        <w:drawing>
          <wp:anchor distT="0" distB="0" distL="114300" distR="114300" simplePos="0" relativeHeight="252032000" behindDoc="0" locked="0" layoutInCell="1" allowOverlap="1" wp14:anchorId="142015A2" wp14:editId="2532F983">
            <wp:simplePos x="0" y="0"/>
            <wp:positionH relativeFrom="margin">
              <wp:align>center</wp:align>
            </wp:positionH>
            <wp:positionV relativeFrom="paragraph">
              <wp:posOffset>109855</wp:posOffset>
            </wp:positionV>
            <wp:extent cx="4600575" cy="1828800"/>
            <wp:effectExtent l="0" t="0" r="0" b="0"/>
            <wp:wrapSquare wrapText="bothSides"/>
            <wp:docPr id="490" name="Graf 49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639ABF93" w14:textId="68579743" w:rsidR="00FF23CF" w:rsidRPr="00C75E91" w:rsidRDefault="00FF23CF">
      <w:pPr>
        <w:ind w:firstLine="0"/>
        <w:rPr>
          <w:lang w:val="en-US"/>
        </w:rPr>
      </w:pPr>
    </w:p>
    <w:p w14:paraId="4922C2D6" w14:textId="17013684" w:rsidR="00FF23CF" w:rsidRPr="00C75E91" w:rsidRDefault="00FF23CF">
      <w:pPr>
        <w:ind w:firstLine="0"/>
        <w:rPr>
          <w:lang w:val="en-US"/>
        </w:rPr>
      </w:pPr>
    </w:p>
    <w:p w14:paraId="79453203" w14:textId="7588CA73" w:rsidR="00FF23CF" w:rsidRPr="00C75E91" w:rsidRDefault="00FF23CF">
      <w:pPr>
        <w:ind w:firstLine="0"/>
        <w:rPr>
          <w:lang w:val="en-US"/>
        </w:rPr>
      </w:pPr>
    </w:p>
    <w:p w14:paraId="095F372B" w14:textId="4B5D3C60" w:rsidR="00FF23CF" w:rsidRPr="00C75E91" w:rsidRDefault="00FF23CF">
      <w:pPr>
        <w:ind w:firstLine="0"/>
        <w:rPr>
          <w:lang w:val="en-US"/>
        </w:rPr>
      </w:pPr>
    </w:p>
    <w:p w14:paraId="1E39B02E" w14:textId="52E1FD66" w:rsidR="00FF23CF" w:rsidRPr="00C75E91" w:rsidRDefault="00222690">
      <w:pPr>
        <w:ind w:firstLine="0"/>
        <w:rPr>
          <w:lang w:val="en-US"/>
        </w:rPr>
      </w:pPr>
      <w:r w:rsidRPr="00C75E91">
        <w:rPr>
          <w:noProof/>
          <w:lang w:val="cs-CZ"/>
        </w:rPr>
        <mc:AlternateContent>
          <mc:Choice Requires="wps">
            <w:drawing>
              <wp:anchor distT="0" distB="0" distL="114300" distR="114300" simplePos="0" relativeHeight="251762688" behindDoc="0" locked="0" layoutInCell="1" allowOverlap="1" wp14:anchorId="78EF6EB2" wp14:editId="4D888428">
                <wp:simplePos x="0" y="0"/>
                <wp:positionH relativeFrom="margin">
                  <wp:posOffset>2846705</wp:posOffset>
                </wp:positionH>
                <wp:positionV relativeFrom="paragraph">
                  <wp:posOffset>219710</wp:posOffset>
                </wp:positionV>
                <wp:extent cx="2219960" cy="190500"/>
                <wp:effectExtent l="0" t="0" r="8890" b="0"/>
                <wp:wrapTopAndBottom/>
                <wp:docPr id="12" name="Textové pole 12"/>
                <wp:cNvGraphicFramePr/>
                <a:graphic xmlns:a="http://schemas.openxmlformats.org/drawingml/2006/main">
                  <a:graphicData uri="http://schemas.microsoft.com/office/word/2010/wordprocessingShape">
                    <wps:wsp>
                      <wps:cNvSpPr txBox="1"/>
                      <wps:spPr>
                        <a:xfrm>
                          <a:off x="0" y="0"/>
                          <a:ext cx="2219960" cy="190500"/>
                        </a:xfrm>
                        <a:prstGeom prst="rect">
                          <a:avLst/>
                        </a:prstGeom>
                        <a:solidFill>
                          <a:prstClr val="white"/>
                        </a:solidFill>
                        <a:ln>
                          <a:noFill/>
                        </a:ln>
                      </wps:spPr>
                      <wps:txbx>
                        <w:txbxContent>
                          <w:p w14:paraId="120FC9F8" w14:textId="14627B6E" w:rsidR="00DD6163" w:rsidRPr="008C2F3D" w:rsidRDefault="00DD6163" w:rsidP="0075274D">
                            <w:pPr>
                              <w:pStyle w:val="Zdroje"/>
                              <w:rPr>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F6EB2" id="Textové pole 12" o:spid="_x0000_s1085" type="#_x0000_t202" style="position:absolute;left:0;text-align:left;margin-left:224.15pt;margin-top:17.3pt;width:174.8pt;height: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" stroked="f">
                <v:textbox inset="0,0,0,0">
                  <w:txbxContent>
                    <w:p w14:paraId="120FC9F8" w14:textId="14627B6E" w:rsidR="00DD6163" w:rsidRPr="008C2F3D" w:rsidRDefault="00DD6163" w:rsidP="0075274D">
                      <w:pPr>
                        <w:pStyle w:val="Zdroje"/>
                        <w:rPr>
                          <w:sz w:val="24"/>
                        </w:rPr>
                      </w:pPr>
                      <w:r>
                        <w:t xml:space="preserve">Source: Own elaboration, 2019  </w:t>
                      </w:r>
                    </w:p>
                  </w:txbxContent>
                </v:textbox>
                <w10:wrap type="topAndBottom" anchorx="margin"/>
              </v:shape>
            </w:pict>
          </mc:Fallback>
        </mc:AlternateContent>
      </w:r>
    </w:p>
    <w:p w14:paraId="00AC152F" w14:textId="350D095E" w:rsidR="00222690" w:rsidRDefault="00222690">
      <w:pPr>
        <w:rPr>
          <w:lang w:val="en-US"/>
        </w:rPr>
      </w:pPr>
      <w:r>
        <w:rPr>
          <w:lang w:val="en-US"/>
        </w:rPr>
        <w:br w:type="page"/>
      </w:r>
    </w:p>
    <w:p w14:paraId="5FEF22FD" w14:textId="2E0024CA" w:rsidR="001C5B09" w:rsidRPr="00C75E91" w:rsidRDefault="001D2D82" w:rsidP="001C5B09">
      <w:pPr>
        <w:ind w:firstLine="0"/>
        <w:rPr>
          <w:lang w:val="en-US"/>
        </w:rPr>
      </w:pPr>
      <w:r>
        <w:rPr>
          <w:lang w:val="en-US"/>
        </w:rPr>
        <w:lastRenderedPageBreak/>
        <w:t>T</w:t>
      </w:r>
      <w:r w:rsidR="001C5B09" w:rsidRPr="00C75E91">
        <w:rPr>
          <w:lang w:val="en-US"/>
        </w:rPr>
        <w:t xml:space="preserve">he </w:t>
      </w:r>
      <w:r w:rsidR="00D1240A">
        <w:rPr>
          <w:lang w:val="en-US"/>
        </w:rPr>
        <w:t xml:space="preserve">few </w:t>
      </w:r>
      <w:r w:rsidR="001C5B09" w:rsidRPr="00C75E91">
        <w:rPr>
          <w:lang w:val="en-US"/>
        </w:rPr>
        <w:t xml:space="preserve">following questions deals with reviews. The graph number 10 demonstrates, that the majority of respondents (96,2 %) do care about reviews and only 3,8 % do not. The next question about reviews was asking if people would accommodate themselves in a room without review, 47,1 % would not, 19,1 % would, and the rest is not sure. </w:t>
      </w:r>
    </w:p>
    <w:p w14:paraId="7BFF8330" w14:textId="65E2A5FF" w:rsidR="001C5B09" w:rsidRDefault="00AB396C" w:rsidP="009A3543">
      <w:pPr>
        <w:ind w:firstLine="0"/>
        <w:jc w:val="center"/>
        <w:rPr>
          <w:lang w:val="en-US"/>
        </w:rPr>
      </w:pPr>
      <w:r w:rsidRPr="00C75E91">
        <w:rPr>
          <w:noProof/>
          <w:lang w:val="cs-CZ"/>
        </w:rPr>
        <mc:AlternateContent>
          <mc:Choice Requires="wps">
            <w:drawing>
              <wp:anchor distT="0" distB="0" distL="114300" distR="114300" simplePos="0" relativeHeight="252061696" behindDoc="0" locked="0" layoutInCell="1" allowOverlap="1" wp14:anchorId="72E85140" wp14:editId="74654042">
                <wp:simplePos x="0" y="0"/>
                <wp:positionH relativeFrom="page">
                  <wp:posOffset>971550</wp:posOffset>
                </wp:positionH>
                <wp:positionV relativeFrom="paragraph">
                  <wp:posOffset>17780</wp:posOffset>
                </wp:positionV>
                <wp:extent cx="2571750" cy="209550"/>
                <wp:effectExtent l="0" t="0" r="0" b="0"/>
                <wp:wrapSquare wrapText="bothSides"/>
                <wp:docPr id="21" name="Textové pole 21"/>
                <wp:cNvGraphicFramePr/>
                <a:graphic xmlns:a="http://schemas.openxmlformats.org/drawingml/2006/main">
                  <a:graphicData uri="http://schemas.microsoft.com/office/word/2010/wordprocessingShape">
                    <wps:wsp>
                      <wps:cNvSpPr txBox="1"/>
                      <wps:spPr>
                        <a:xfrm>
                          <a:off x="0" y="0"/>
                          <a:ext cx="2571750" cy="209550"/>
                        </a:xfrm>
                        <a:prstGeom prst="rect">
                          <a:avLst/>
                        </a:prstGeom>
                        <a:solidFill>
                          <a:prstClr val="white"/>
                        </a:solidFill>
                        <a:ln>
                          <a:noFill/>
                        </a:ln>
                      </wps:spPr>
                      <wps:txbx>
                        <w:txbxContent>
                          <w:p w14:paraId="534BAD6A" w14:textId="0307B50A" w:rsidR="00DD6163" w:rsidRPr="00233A05" w:rsidRDefault="00DD6163" w:rsidP="00AB396C">
                            <w:pPr>
                              <w:pStyle w:val="Zdroje"/>
                              <w:jc w:val="center"/>
                              <w:rPr>
                                <w:noProof/>
                                <w:sz w:val="24"/>
                              </w:rPr>
                            </w:pPr>
                            <w:r>
                              <w:t xml:space="preserve">Graph </w:t>
                            </w:r>
                            <w:fldSimple w:instr=" SEQ Graph \* ARABIC ">
                              <w:r>
                                <w:rPr>
                                  <w:noProof/>
                                </w:rPr>
                                <w:t>8</w:t>
                              </w:r>
                            </w:fldSimple>
                            <w:r>
                              <w:t>:</w:t>
                            </w:r>
                            <w:r w:rsidRPr="00E707B2">
                              <w:t xml:space="preserve"> </w:t>
                            </w:r>
                            <w:r>
                              <w:t>Do you care about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85140" id="Textové pole 21" o:spid="_x0000_s1086" type="#_x0000_t202" style="position:absolute;left:0;text-align:left;margin-left:76.5pt;margin-top:1.4pt;width:202.5pt;height:16.5pt;z-index:25206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" stroked="f">
                <v:textbox inset="0,0,0,0">
                  <w:txbxContent>
                    <w:p w14:paraId="534BAD6A" w14:textId="0307B50A" w:rsidR="00DD6163" w:rsidRPr="00233A05" w:rsidRDefault="00DD6163" w:rsidP="00AB396C">
                      <w:pPr>
                        <w:pStyle w:val="Zdroje"/>
                        <w:jc w:val="center"/>
                        <w:rPr>
                          <w:noProof/>
                          <w:sz w:val="24"/>
                        </w:rPr>
                      </w:pPr>
                      <w:r>
                        <w:t xml:space="preserve">Graph </w:t>
                      </w:r>
                      <w:fldSimple w:instr=" SEQ Graph \* ARABIC ">
                        <w:r>
                          <w:rPr>
                            <w:noProof/>
                          </w:rPr>
                          <w:t>8</w:t>
                        </w:r>
                      </w:fldSimple>
                      <w:r>
                        <w:t>:</w:t>
                      </w:r>
                      <w:r w:rsidRPr="00E707B2">
                        <w:t xml:space="preserve"> </w:t>
                      </w:r>
                      <w:r>
                        <w:t>Do you care about reviews?</w:t>
                      </w:r>
                    </w:p>
                  </w:txbxContent>
                </v:textbox>
                <w10:wrap type="square" anchorx="page"/>
              </v:shape>
            </w:pict>
          </mc:Fallback>
        </mc:AlternateContent>
      </w:r>
      <w:r w:rsidR="001C5B09">
        <w:rPr>
          <w:noProof/>
          <w:lang w:val="cs-CZ"/>
        </w:rPr>
        <w:drawing>
          <wp:inline distT="0" distB="0" distL="0" distR="0" wp14:anchorId="2F8C0514" wp14:editId="39C65E30">
            <wp:extent cx="3657600" cy="1932305"/>
            <wp:effectExtent l="0" t="0" r="0" b="0"/>
            <wp:docPr id="494" name="Graf 4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1C5B09" w:rsidRPr="00C75E91">
        <w:rPr>
          <w:noProof/>
          <w:lang w:val="cs-CZ"/>
        </w:rPr>
        <mc:AlternateContent>
          <mc:Choice Requires="wps">
            <w:drawing>
              <wp:inline distT="0" distB="0" distL="0" distR="0" wp14:anchorId="31B6676D" wp14:editId="1F42EA09">
                <wp:extent cx="5128260" cy="635"/>
                <wp:effectExtent l="0" t="0" r="0" b="8255"/>
                <wp:docPr id="20" name="Textové pole 20"/>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14:paraId="19489413" w14:textId="472392B5" w:rsidR="00DD6163" w:rsidRPr="00A32EFA" w:rsidRDefault="00DD6163" w:rsidP="001C5B09">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1B6676D" id="Textové pole 20" o:spid="_x0000_s1087" type="#_x0000_t202" style="width:403.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" stroked="f">
                <v:textbox style="mso-fit-shape-to-text:t" inset="0,0,0,0">
                  <w:txbxContent>
                    <w:p w14:paraId="19489413" w14:textId="472392B5" w:rsidR="00DD6163" w:rsidRPr="00A32EFA" w:rsidRDefault="00DD6163" w:rsidP="001C5B09">
                      <w:pPr>
                        <w:pStyle w:val="Zdroje"/>
                        <w:rPr>
                          <w:noProof/>
                          <w:sz w:val="24"/>
                        </w:rPr>
                      </w:pPr>
                      <w:r>
                        <w:t xml:space="preserve">Source: Own elaboration, 2019  </w:t>
                      </w:r>
                    </w:p>
                  </w:txbxContent>
                </v:textbox>
                <w10:anchorlock/>
              </v:shape>
            </w:pict>
          </mc:Fallback>
        </mc:AlternateContent>
      </w:r>
    </w:p>
    <w:p w14:paraId="1458CE0A" w14:textId="42C319AE" w:rsidR="00DC3B40" w:rsidRDefault="00DC3B40">
      <w:pPr>
        <w:rPr>
          <w:lang w:val="en-US"/>
        </w:rPr>
      </w:pPr>
    </w:p>
    <w:p w14:paraId="2DE50404" w14:textId="7A0246A8" w:rsidR="001C5B09" w:rsidRDefault="00D1240A" w:rsidP="001C5B09">
      <w:pPr>
        <w:ind w:firstLine="0"/>
        <w:rPr>
          <w:lang w:val="en-US"/>
        </w:rPr>
      </w:pPr>
      <w:r w:rsidRPr="00C75E91">
        <w:rPr>
          <w:noProof/>
          <w:lang w:val="cs-CZ"/>
        </w:rPr>
        <mc:AlternateContent>
          <mc:Choice Requires="wps">
            <w:drawing>
              <wp:anchor distT="0" distB="0" distL="114300" distR="114300" simplePos="0" relativeHeight="252063744" behindDoc="0" locked="0" layoutInCell="1" allowOverlap="1" wp14:anchorId="24F37520" wp14:editId="334A6E0D">
                <wp:simplePos x="0" y="0"/>
                <wp:positionH relativeFrom="column">
                  <wp:posOffset>-327660</wp:posOffset>
                </wp:positionH>
                <wp:positionV relativeFrom="paragraph">
                  <wp:posOffset>0</wp:posOffset>
                </wp:positionV>
                <wp:extent cx="4584700" cy="266700"/>
                <wp:effectExtent l="0" t="0" r="6350" b="0"/>
                <wp:wrapSquare wrapText="bothSides"/>
                <wp:docPr id="23" name="Textové pole 23"/>
                <wp:cNvGraphicFramePr/>
                <a:graphic xmlns:a="http://schemas.openxmlformats.org/drawingml/2006/main">
                  <a:graphicData uri="http://schemas.microsoft.com/office/word/2010/wordprocessingShape">
                    <wps:wsp>
                      <wps:cNvSpPr txBox="1"/>
                      <wps:spPr>
                        <a:xfrm>
                          <a:off x="0" y="0"/>
                          <a:ext cx="4584700" cy="266700"/>
                        </a:xfrm>
                        <a:prstGeom prst="rect">
                          <a:avLst/>
                        </a:prstGeom>
                        <a:solidFill>
                          <a:prstClr val="white"/>
                        </a:solidFill>
                        <a:ln>
                          <a:noFill/>
                        </a:ln>
                      </wps:spPr>
                      <wps:txbx>
                        <w:txbxContent>
                          <w:p w14:paraId="158F5AE5" w14:textId="59B8EC77" w:rsidR="00DD6163" w:rsidRPr="00B52B30" w:rsidRDefault="00DD6163" w:rsidP="001C5B09">
                            <w:pPr>
                              <w:pStyle w:val="Zdroje"/>
                              <w:jc w:val="left"/>
                              <w:rPr>
                                <w:noProof/>
                                <w:sz w:val="24"/>
                              </w:rPr>
                            </w:pPr>
                            <w:r>
                              <w:t xml:space="preserve">Graph </w:t>
                            </w:r>
                            <w:fldSimple w:instr=" SEQ Graph \* ARABIC ">
                              <w:r>
                                <w:rPr>
                                  <w:noProof/>
                                </w:rPr>
                                <w:t>9</w:t>
                              </w:r>
                            </w:fldSimple>
                            <w:r>
                              <w:t>: Would you accommodate yourself in the room without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37520" id="Textové pole 23" o:spid="_x0000_s1088" type="#_x0000_t202" style="position:absolute;left:0;text-align:left;margin-left:-25.8pt;margin-top:0;width:361pt;height:21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" stroked="f">
                <v:textbox inset="0,0,0,0">
                  <w:txbxContent>
                    <w:p w14:paraId="158F5AE5" w14:textId="59B8EC77" w:rsidR="00DD6163" w:rsidRPr="00B52B30" w:rsidRDefault="00DD6163" w:rsidP="001C5B09">
                      <w:pPr>
                        <w:pStyle w:val="Zdroje"/>
                        <w:jc w:val="left"/>
                        <w:rPr>
                          <w:noProof/>
                          <w:sz w:val="24"/>
                        </w:rPr>
                      </w:pPr>
                      <w:r>
                        <w:t xml:space="preserve">Graph </w:t>
                      </w:r>
                      <w:fldSimple w:instr=" SEQ Graph \* ARABIC ">
                        <w:r>
                          <w:rPr>
                            <w:noProof/>
                          </w:rPr>
                          <w:t>9</w:t>
                        </w:r>
                      </w:fldSimple>
                      <w:r>
                        <w:t>: Would you accommodate yourself in the room without review?</w:t>
                      </w:r>
                    </w:p>
                  </w:txbxContent>
                </v:textbox>
                <w10:wrap type="square"/>
              </v:shape>
            </w:pict>
          </mc:Fallback>
        </mc:AlternateContent>
      </w:r>
    </w:p>
    <w:p w14:paraId="45D7D1A3" w14:textId="5A6ED545" w:rsidR="001C5B09" w:rsidRDefault="00D1240A" w:rsidP="001C5B09">
      <w:pPr>
        <w:ind w:firstLine="0"/>
        <w:rPr>
          <w:lang w:val="en-US"/>
        </w:rPr>
      </w:pPr>
      <w:r>
        <w:rPr>
          <w:noProof/>
          <w:lang w:val="cs-CZ"/>
        </w:rPr>
        <w:drawing>
          <wp:anchor distT="0" distB="0" distL="114300" distR="114300" simplePos="0" relativeHeight="252066816" behindDoc="0" locked="0" layoutInCell="1" allowOverlap="1" wp14:anchorId="1720BC59" wp14:editId="46C81BA1">
            <wp:simplePos x="0" y="0"/>
            <wp:positionH relativeFrom="margin">
              <wp:align>center</wp:align>
            </wp:positionH>
            <wp:positionV relativeFrom="paragraph">
              <wp:posOffset>3810</wp:posOffset>
            </wp:positionV>
            <wp:extent cx="4572000" cy="2743200"/>
            <wp:effectExtent l="0" t="0" r="0" b="0"/>
            <wp:wrapSquare wrapText="bothSides"/>
            <wp:docPr id="496" name="Graf 4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03923F4C" w14:textId="52D20CC6" w:rsidR="001C5B09" w:rsidRDefault="001C5B09" w:rsidP="001C5B09">
      <w:pPr>
        <w:ind w:firstLine="0"/>
        <w:rPr>
          <w:lang w:val="en-US"/>
        </w:rPr>
      </w:pPr>
    </w:p>
    <w:p w14:paraId="1C92FB5D" w14:textId="0C2B0A60" w:rsidR="001C5B09" w:rsidRDefault="001C5B09" w:rsidP="001C5B09">
      <w:pPr>
        <w:ind w:firstLine="0"/>
        <w:rPr>
          <w:lang w:val="en-US"/>
        </w:rPr>
      </w:pPr>
    </w:p>
    <w:p w14:paraId="4DC1CD77" w14:textId="0E728541" w:rsidR="001C5B09" w:rsidRDefault="001C5B09" w:rsidP="001C5B09">
      <w:pPr>
        <w:ind w:firstLine="0"/>
        <w:rPr>
          <w:lang w:val="en-US"/>
        </w:rPr>
      </w:pPr>
    </w:p>
    <w:p w14:paraId="1EF42E4A" w14:textId="33AF08F2" w:rsidR="001C5B09" w:rsidRPr="00C75E91" w:rsidRDefault="001C5B09" w:rsidP="001C5B09">
      <w:pPr>
        <w:ind w:firstLine="0"/>
        <w:rPr>
          <w:lang w:val="en-US"/>
        </w:rPr>
      </w:pPr>
    </w:p>
    <w:p w14:paraId="18A0A17B" w14:textId="79C87EE4" w:rsidR="001C5B09" w:rsidRPr="00C75E91" w:rsidRDefault="001C5B09" w:rsidP="001C5B09">
      <w:pPr>
        <w:ind w:firstLine="0"/>
        <w:rPr>
          <w:lang w:val="en-US"/>
        </w:rPr>
      </w:pPr>
    </w:p>
    <w:p w14:paraId="655FA1EE" w14:textId="77777777" w:rsidR="001C5B09" w:rsidRPr="00C75E91" w:rsidRDefault="001C5B09" w:rsidP="001C5B09">
      <w:pPr>
        <w:ind w:firstLine="0"/>
        <w:rPr>
          <w:lang w:val="en-US"/>
        </w:rPr>
      </w:pPr>
    </w:p>
    <w:p w14:paraId="20D414C9" w14:textId="77777777" w:rsidR="001C5B09" w:rsidRPr="00C75E91" w:rsidRDefault="001C5B09" w:rsidP="001C5B09">
      <w:pPr>
        <w:ind w:firstLine="0"/>
        <w:rPr>
          <w:lang w:val="en-US"/>
        </w:rPr>
      </w:pPr>
    </w:p>
    <w:p w14:paraId="032E1706" w14:textId="5CF6FD96" w:rsidR="001C5B09" w:rsidRPr="00C75E91" w:rsidRDefault="00222690" w:rsidP="001C5B09">
      <w:pPr>
        <w:ind w:firstLine="0"/>
        <w:rPr>
          <w:lang w:val="en-US"/>
        </w:rPr>
      </w:pPr>
      <w:r w:rsidRPr="00C75E91">
        <w:rPr>
          <w:noProof/>
          <w:lang w:val="cs-CZ"/>
        </w:rPr>
        <mc:AlternateContent>
          <mc:Choice Requires="wps">
            <w:drawing>
              <wp:anchor distT="0" distB="0" distL="114300" distR="114300" simplePos="0" relativeHeight="252062720" behindDoc="0" locked="0" layoutInCell="1" allowOverlap="1" wp14:anchorId="6FE1E2F8" wp14:editId="0A6B3CE3">
                <wp:simplePos x="0" y="0"/>
                <wp:positionH relativeFrom="margin">
                  <wp:align>right</wp:align>
                </wp:positionH>
                <wp:positionV relativeFrom="paragraph">
                  <wp:posOffset>104140</wp:posOffset>
                </wp:positionV>
                <wp:extent cx="2057400" cy="180975"/>
                <wp:effectExtent l="0" t="0" r="0" b="9525"/>
                <wp:wrapSquare wrapText="bothSides"/>
                <wp:docPr id="22" name="Textové pole 22"/>
                <wp:cNvGraphicFramePr/>
                <a:graphic xmlns:a="http://schemas.openxmlformats.org/drawingml/2006/main">
                  <a:graphicData uri="http://schemas.microsoft.com/office/word/2010/wordprocessingShape">
                    <wps:wsp>
                      <wps:cNvSpPr txBox="1"/>
                      <wps:spPr>
                        <a:xfrm>
                          <a:off x="0" y="0"/>
                          <a:ext cx="2057400" cy="180975"/>
                        </a:xfrm>
                        <a:prstGeom prst="rect">
                          <a:avLst/>
                        </a:prstGeom>
                        <a:solidFill>
                          <a:prstClr val="white"/>
                        </a:solidFill>
                        <a:ln>
                          <a:noFill/>
                        </a:ln>
                      </wps:spPr>
                      <wps:txbx>
                        <w:txbxContent>
                          <w:p w14:paraId="1DCE7C9D" w14:textId="7DDA9F70" w:rsidR="00DD6163" w:rsidRPr="00BD1A76" w:rsidRDefault="00DD6163" w:rsidP="001C5B09">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1E2F8" id="Textové pole 22" o:spid="_x0000_s1089" type="#_x0000_t202" style="position:absolute;left:0;text-align:left;margin-left:110.8pt;margin-top:8.2pt;width:162pt;height:14.25pt;z-index:252062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" stroked="f">
                <v:textbox inset="0,0,0,0">
                  <w:txbxContent>
                    <w:p w14:paraId="1DCE7C9D" w14:textId="7DDA9F70" w:rsidR="00DD6163" w:rsidRPr="00BD1A76" w:rsidRDefault="00DD6163" w:rsidP="001C5B09">
                      <w:pPr>
                        <w:pStyle w:val="Zdroje"/>
                        <w:rPr>
                          <w:noProof/>
                          <w:sz w:val="24"/>
                        </w:rPr>
                      </w:pPr>
                      <w:r>
                        <w:t xml:space="preserve">Source: Own elaboration, 2019  </w:t>
                      </w:r>
                    </w:p>
                  </w:txbxContent>
                </v:textbox>
                <w10:wrap type="square" anchorx="margin"/>
              </v:shape>
            </w:pict>
          </mc:Fallback>
        </mc:AlternateContent>
      </w:r>
    </w:p>
    <w:p w14:paraId="55837934" w14:textId="4774F50B" w:rsidR="00222690" w:rsidRDefault="00DC3B40" w:rsidP="00DC3B40">
      <w:pPr>
        <w:ind w:firstLine="0"/>
        <w:rPr>
          <w:lang w:val="en-US"/>
        </w:rPr>
      </w:pPr>
      <w:r w:rsidRPr="00C75E91">
        <w:rPr>
          <w:lang w:val="en-US"/>
        </w:rPr>
        <w:t>The last question in this review set was asking if people would accommodate themselves in a room with bad review, 13</w:t>
      </w:r>
      <w:r>
        <w:rPr>
          <w:lang w:val="en-US"/>
        </w:rPr>
        <w:t>,</w:t>
      </w:r>
      <w:r w:rsidRPr="00C75E91">
        <w:rPr>
          <w:lang w:val="en-US"/>
        </w:rPr>
        <w:t xml:space="preserve"> 4 % would and 86, 6 % would not. </w:t>
      </w:r>
      <w:r>
        <w:rPr>
          <w:lang w:val="en-US"/>
        </w:rPr>
        <w:t>In comparison between genders we can see, that more males are willing to accommodate themselves in a room with bad review and thereby give a host a second chance.</w:t>
      </w:r>
    </w:p>
    <w:p w14:paraId="6CE987E0" w14:textId="77777777" w:rsidR="00222690" w:rsidRDefault="00222690">
      <w:pPr>
        <w:rPr>
          <w:lang w:val="en-US"/>
        </w:rPr>
      </w:pPr>
      <w:r>
        <w:rPr>
          <w:lang w:val="en-US"/>
        </w:rPr>
        <w:br w:type="page"/>
      </w:r>
    </w:p>
    <w:p w14:paraId="4DC68FB2" w14:textId="0DA2284A" w:rsidR="00DC3B40" w:rsidRPr="00C75E91" w:rsidRDefault="00DC3B40" w:rsidP="001C5B09">
      <w:pPr>
        <w:ind w:firstLine="0"/>
        <w:rPr>
          <w:lang w:val="en-US"/>
        </w:rPr>
      </w:pPr>
      <w:r>
        <w:rPr>
          <w:noProof/>
          <w:lang w:val="cs-CZ"/>
        </w:rPr>
        <w:lastRenderedPageBreak/>
        <w:drawing>
          <wp:anchor distT="0" distB="0" distL="114300" distR="114300" simplePos="0" relativeHeight="252084224" behindDoc="0" locked="0" layoutInCell="1" allowOverlap="1" wp14:anchorId="5A1EB1D6" wp14:editId="45A24916">
            <wp:simplePos x="0" y="0"/>
            <wp:positionH relativeFrom="margin">
              <wp:align>center</wp:align>
            </wp:positionH>
            <wp:positionV relativeFrom="paragraph">
              <wp:posOffset>423545</wp:posOffset>
            </wp:positionV>
            <wp:extent cx="4714875" cy="2743200"/>
            <wp:effectExtent l="0" t="0" r="0" b="0"/>
            <wp:wrapSquare wrapText="bothSides"/>
            <wp:docPr id="495" name="Graf 4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Pr="00C75E91">
        <w:rPr>
          <w:noProof/>
          <w:lang w:val="cs-CZ"/>
        </w:rPr>
        <mc:AlternateContent>
          <mc:Choice Requires="wps">
            <w:drawing>
              <wp:anchor distT="0" distB="0" distL="114300" distR="114300" simplePos="0" relativeHeight="252059648" behindDoc="0" locked="0" layoutInCell="1" allowOverlap="1" wp14:anchorId="7D33A61B" wp14:editId="01846688">
                <wp:simplePos x="0" y="0"/>
                <wp:positionH relativeFrom="margin">
                  <wp:align>left</wp:align>
                </wp:positionH>
                <wp:positionV relativeFrom="paragraph">
                  <wp:posOffset>136525</wp:posOffset>
                </wp:positionV>
                <wp:extent cx="3639820" cy="379095"/>
                <wp:effectExtent l="0" t="0" r="0" b="1905"/>
                <wp:wrapSquare wrapText="bothSides"/>
                <wp:docPr id="19" name="Textové pole 19"/>
                <wp:cNvGraphicFramePr/>
                <a:graphic xmlns:a="http://schemas.openxmlformats.org/drawingml/2006/main">
                  <a:graphicData uri="http://schemas.microsoft.com/office/word/2010/wordprocessingShape">
                    <wps:wsp>
                      <wps:cNvSpPr txBox="1"/>
                      <wps:spPr>
                        <a:xfrm>
                          <a:off x="0" y="0"/>
                          <a:ext cx="3639820" cy="379095"/>
                        </a:xfrm>
                        <a:prstGeom prst="rect">
                          <a:avLst/>
                        </a:prstGeom>
                        <a:solidFill>
                          <a:prstClr val="white"/>
                        </a:solidFill>
                        <a:ln>
                          <a:noFill/>
                        </a:ln>
                      </wps:spPr>
                      <wps:txbx>
                        <w:txbxContent>
                          <w:p w14:paraId="10656B35" w14:textId="05D8BEFE" w:rsidR="00DD6163" w:rsidRPr="00E707B2" w:rsidRDefault="00DD6163" w:rsidP="001C5B09">
                            <w:pPr>
                              <w:pStyle w:val="Zdroje"/>
                              <w:ind w:firstLine="0"/>
                              <w:jc w:val="both"/>
                            </w:pPr>
                            <w:r>
                              <w:t xml:space="preserve">Graph </w:t>
                            </w:r>
                            <w:fldSimple w:instr=" SEQ Graph \* ARABIC ">
                              <w:r>
                                <w:rPr>
                                  <w:noProof/>
                                </w:rPr>
                                <w:t>10</w:t>
                              </w:r>
                            </w:fldSimple>
                            <w:r>
                              <w:t>: Would you accommodate yourself in the room with bad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3A61B" id="Textové pole 19" o:spid="_x0000_s1090" type="#_x0000_t202" style="position:absolute;left:0;text-align:left;margin-left:0;margin-top:10.75pt;width:286.6pt;height:29.85pt;z-index:252059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" stroked="f">
                <v:textbox inset="0,0,0,0">
                  <w:txbxContent>
                    <w:p w14:paraId="10656B35" w14:textId="05D8BEFE" w:rsidR="00DD6163" w:rsidRPr="00E707B2" w:rsidRDefault="00DD6163" w:rsidP="001C5B09">
                      <w:pPr>
                        <w:pStyle w:val="Zdroje"/>
                        <w:ind w:firstLine="0"/>
                        <w:jc w:val="both"/>
                      </w:pPr>
                      <w:r>
                        <w:t xml:space="preserve">Graph </w:t>
                      </w:r>
                      <w:fldSimple w:instr=" SEQ Graph \* ARABIC ">
                        <w:r>
                          <w:rPr>
                            <w:noProof/>
                          </w:rPr>
                          <w:t>10</w:t>
                        </w:r>
                      </w:fldSimple>
                      <w:r>
                        <w:t>: Would you accommodate yourself in the room with bad review?</w:t>
                      </w:r>
                    </w:p>
                  </w:txbxContent>
                </v:textbox>
                <w10:wrap type="square" anchorx="margin"/>
              </v:shape>
            </w:pict>
          </mc:Fallback>
        </mc:AlternateContent>
      </w:r>
    </w:p>
    <w:p w14:paraId="234DDED4" w14:textId="1E90CC1D" w:rsidR="001C5B09" w:rsidRPr="00C75E91" w:rsidRDefault="00DC3B40" w:rsidP="001C5B09">
      <w:pPr>
        <w:ind w:firstLine="0"/>
        <w:rPr>
          <w:lang w:val="en-US"/>
        </w:rPr>
      </w:pPr>
      <w:r w:rsidRPr="00C75E91">
        <w:rPr>
          <w:noProof/>
          <w:lang w:val="cs-CZ"/>
        </w:rPr>
        <mc:AlternateContent>
          <mc:Choice Requires="wps">
            <w:drawing>
              <wp:anchor distT="0" distB="0" distL="114300" distR="114300" simplePos="0" relativeHeight="252064768" behindDoc="0" locked="0" layoutInCell="1" allowOverlap="1" wp14:anchorId="6CC96614" wp14:editId="33F33413">
                <wp:simplePos x="0" y="0"/>
                <wp:positionH relativeFrom="margin">
                  <wp:align>right</wp:align>
                </wp:positionH>
                <wp:positionV relativeFrom="paragraph">
                  <wp:posOffset>2912110</wp:posOffset>
                </wp:positionV>
                <wp:extent cx="4584700" cy="635"/>
                <wp:effectExtent l="0" t="0" r="6350" b="8255"/>
                <wp:wrapSquare wrapText="bothSides"/>
                <wp:docPr id="24" name="Textové pole 24"/>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379EBE16" w14:textId="1CDC2F46" w:rsidR="00DD6163" w:rsidRPr="004D3292" w:rsidRDefault="00DD6163" w:rsidP="001C5B09">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96614" id="Textové pole 24" o:spid="_x0000_s1091" type="#_x0000_t202" style="position:absolute;left:0;text-align:left;margin-left:309.8pt;margin-top:229.3pt;width:361pt;height:.05pt;z-index:25206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" stroked="f">
                <v:textbox style="mso-fit-shape-to-text:t" inset="0,0,0,0">
                  <w:txbxContent>
                    <w:p w14:paraId="379EBE16" w14:textId="1CDC2F46" w:rsidR="00DD6163" w:rsidRPr="004D3292" w:rsidRDefault="00DD6163" w:rsidP="001C5B09">
                      <w:pPr>
                        <w:pStyle w:val="Zdroje"/>
                        <w:rPr>
                          <w:noProof/>
                          <w:sz w:val="24"/>
                        </w:rPr>
                      </w:pPr>
                      <w:r>
                        <w:t xml:space="preserve">Source: Own elaboration, 2019 </w:t>
                      </w:r>
                    </w:p>
                  </w:txbxContent>
                </v:textbox>
                <w10:wrap type="square" anchorx="margin"/>
              </v:shape>
            </w:pict>
          </mc:Fallback>
        </mc:AlternateContent>
      </w:r>
    </w:p>
    <w:p w14:paraId="510BF891" w14:textId="6B22691C" w:rsidR="001C5B09" w:rsidRPr="00F02A40" w:rsidRDefault="001C5B09" w:rsidP="00AB396C">
      <w:pPr>
        <w:pStyle w:val="Nadpis4"/>
        <w:rPr>
          <w:rStyle w:val="Zdraznnintenzivn"/>
          <w:i w:val="0"/>
          <w:iCs/>
          <w:color w:val="auto"/>
        </w:rPr>
      </w:pPr>
      <w:r w:rsidRPr="00F02A40">
        <w:rPr>
          <w:rStyle w:val="Zdraznnintenzivn"/>
          <w:i w:val="0"/>
          <w:iCs/>
          <w:color w:val="auto"/>
        </w:rPr>
        <w:t>Experiences</w:t>
      </w:r>
    </w:p>
    <w:p w14:paraId="0000023F" w14:textId="661C3DDE" w:rsidR="00223A2A" w:rsidRPr="00C75E91" w:rsidRDefault="004450CE">
      <w:pPr>
        <w:ind w:firstLine="0"/>
        <w:rPr>
          <w:lang w:val="en-US"/>
        </w:rPr>
      </w:pPr>
      <w:r>
        <w:rPr>
          <w:lang w:val="en-US"/>
        </w:rPr>
        <w:t>T</w:t>
      </w:r>
      <w:r w:rsidR="00105CFA" w:rsidRPr="00C75E91">
        <w:rPr>
          <w:lang w:val="en-US"/>
        </w:rPr>
        <w:t xml:space="preserve">he aim of </w:t>
      </w:r>
      <w:r w:rsidR="00485396">
        <w:rPr>
          <w:lang w:val="en-US"/>
        </w:rPr>
        <w:t xml:space="preserve">this </w:t>
      </w:r>
      <w:r w:rsidR="00C57607">
        <w:rPr>
          <w:lang w:val="en-US"/>
        </w:rPr>
        <w:t xml:space="preserve">shorter </w:t>
      </w:r>
      <w:r w:rsidR="00485396">
        <w:rPr>
          <w:lang w:val="en-US"/>
        </w:rPr>
        <w:t>block</w:t>
      </w:r>
      <w:r w:rsidR="00105CFA" w:rsidRPr="00C75E91">
        <w:rPr>
          <w:lang w:val="en-US"/>
        </w:rPr>
        <w:t xml:space="preserve"> was to find out </w:t>
      </w:r>
      <w:r w:rsidR="00485396">
        <w:rPr>
          <w:lang w:val="en-US"/>
        </w:rPr>
        <w:t xml:space="preserve">positive and negative </w:t>
      </w:r>
      <w:r w:rsidR="00105CFA" w:rsidRPr="00C75E91">
        <w:rPr>
          <w:lang w:val="en-US"/>
        </w:rPr>
        <w:t xml:space="preserve">experiences. </w:t>
      </w:r>
      <w:r w:rsidR="0075274D" w:rsidRPr="00C75E91">
        <w:rPr>
          <w:lang w:val="en-US"/>
        </w:rPr>
        <w:t>The question was asking if people have a negative experience with AirBnB and t</w:t>
      </w:r>
      <w:r w:rsidR="00105CFA" w:rsidRPr="00C75E91">
        <w:rPr>
          <w:lang w:val="en-US"/>
        </w:rPr>
        <w:t>he answers were about even, 53 % of respondents did not face any negative experience so far, 47 % did.</w:t>
      </w:r>
    </w:p>
    <w:p w14:paraId="00000240" w14:textId="749BDFBA" w:rsidR="00223A2A" w:rsidRPr="00C75E91" w:rsidRDefault="00A32A90">
      <w:pPr>
        <w:ind w:firstLine="0"/>
        <w:rPr>
          <w:lang w:val="en-US"/>
        </w:rPr>
      </w:pPr>
      <w:r w:rsidRPr="00C75E91">
        <w:rPr>
          <w:noProof/>
          <w:lang w:val="cs-CZ"/>
        </w:rPr>
        <mc:AlternateContent>
          <mc:Choice Requires="wps">
            <w:drawing>
              <wp:anchor distT="0" distB="0" distL="114300" distR="114300" simplePos="0" relativeHeight="251764736" behindDoc="0" locked="0" layoutInCell="1" allowOverlap="1" wp14:anchorId="332E7A12" wp14:editId="38AE26A5">
                <wp:simplePos x="0" y="0"/>
                <wp:positionH relativeFrom="margin">
                  <wp:align>left</wp:align>
                </wp:positionH>
                <wp:positionV relativeFrom="paragraph">
                  <wp:posOffset>1165225</wp:posOffset>
                </wp:positionV>
                <wp:extent cx="4134485" cy="198120"/>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4134485" cy="198120"/>
                        </a:xfrm>
                        <a:prstGeom prst="rect">
                          <a:avLst/>
                        </a:prstGeom>
                        <a:solidFill>
                          <a:prstClr val="white"/>
                        </a:solidFill>
                        <a:ln>
                          <a:noFill/>
                        </a:ln>
                      </wps:spPr>
                      <wps:txbx>
                        <w:txbxContent>
                          <w:p w14:paraId="60B344F4" w14:textId="311F7710" w:rsidR="00DD6163" w:rsidRPr="008B2E82" w:rsidRDefault="00DD6163" w:rsidP="00A32A90">
                            <w:pPr>
                              <w:pStyle w:val="Zdroje"/>
                              <w:ind w:firstLine="0"/>
                              <w:jc w:val="left"/>
                              <w:rPr>
                                <w:sz w:val="24"/>
                              </w:rPr>
                            </w:pPr>
                            <w:r>
                              <w:t xml:space="preserve">Graph </w:t>
                            </w:r>
                            <w:fldSimple w:instr=" SEQ Graph \* ARABIC ">
                              <w:r>
                                <w:rPr>
                                  <w:noProof/>
                                </w:rPr>
                                <w:t>11</w:t>
                              </w:r>
                            </w:fldSimple>
                            <w:r>
                              <w:t>: Negative experience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E7A12" id="Textové pole 13" o:spid="_x0000_s1092" type="#_x0000_t202" style="position:absolute;left:0;text-align:left;margin-left:0;margin-top:91.75pt;width:325.55pt;height:15.6pt;z-index:251764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" stroked="f">
                <v:textbox inset="0,0,0,0">
                  <w:txbxContent>
                    <w:p w14:paraId="60B344F4" w14:textId="311F7710" w:rsidR="00DD6163" w:rsidRPr="008B2E82" w:rsidRDefault="00DD6163" w:rsidP="00A32A90">
                      <w:pPr>
                        <w:pStyle w:val="Zdroje"/>
                        <w:ind w:firstLine="0"/>
                        <w:jc w:val="left"/>
                        <w:rPr>
                          <w:sz w:val="24"/>
                        </w:rPr>
                      </w:pPr>
                      <w:r>
                        <w:t xml:space="preserve">Graph </w:t>
                      </w:r>
                      <w:fldSimple w:instr=" SEQ Graph \* ARABIC ">
                        <w:r>
                          <w:rPr>
                            <w:noProof/>
                          </w:rPr>
                          <w:t>11</w:t>
                        </w:r>
                      </w:fldSimple>
                      <w:r>
                        <w:t>: Negative experience</w:t>
                      </w:r>
                    </w:p>
                  </w:txbxContent>
                </v:textbox>
                <w10:wrap type="topAndBottom" anchorx="margin"/>
              </v:shape>
            </w:pict>
          </mc:Fallback>
        </mc:AlternateContent>
      </w:r>
      <w:r w:rsidR="00105CFA" w:rsidRPr="00C75E91">
        <w:rPr>
          <w:lang w:val="en-US"/>
        </w:rPr>
        <w:t xml:space="preserve">The negative experiences are mostly smell, noise, dirty place or host who does not speak English, then the cat in the house without warning, keys that did not work, flat above noisy pub, fake pictures, not so professional approach of the host, high service fees and lack of support from the company. </w:t>
      </w:r>
    </w:p>
    <w:p w14:paraId="518E6D2C" w14:textId="505B0169" w:rsidR="003800BC" w:rsidRDefault="003800BC">
      <w:pPr>
        <w:ind w:firstLine="0"/>
        <w:rPr>
          <w:lang w:val="en-US"/>
        </w:rPr>
      </w:pPr>
      <w:r>
        <w:rPr>
          <w:noProof/>
          <w:lang w:val="cs-CZ"/>
        </w:rPr>
        <w:drawing>
          <wp:anchor distT="0" distB="0" distL="114300" distR="114300" simplePos="0" relativeHeight="252033024" behindDoc="0" locked="0" layoutInCell="1" allowOverlap="1" wp14:anchorId="0686856C" wp14:editId="6A8559A8">
            <wp:simplePos x="0" y="0"/>
            <wp:positionH relativeFrom="margin">
              <wp:align>center</wp:align>
            </wp:positionH>
            <wp:positionV relativeFrom="paragraph">
              <wp:posOffset>259080</wp:posOffset>
            </wp:positionV>
            <wp:extent cx="4154805" cy="2078355"/>
            <wp:effectExtent l="0" t="0" r="0" b="0"/>
            <wp:wrapSquare wrapText="bothSides"/>
            <wp:docPr id="491" name="Graf 4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1A8001BD" w14:textId="77777777" w:rsidR="003800BC" w:rsidRDefault="003800BC">
      <w:pPr>
        <w:ind w:firstLine="0"/>
        <w:rPr>
          <w:lang w:val="en-US"/>
        </w:rPr>
      </w:pPr>
    </w:p>
    <w:p w14:paraId="2003B167" w14:textId="77777777" w:rsidR="003800BC" w:rsidRDefault="003800BC">
      <w:pPr>
        <w:ind w:firstLine="0"/>
        <w:rPr>
          <w:lang w:val="en-US"/>
        </w:rPr>
      </w:pPr>
    </w:p>
    <w:p w14:paraId="1133C5C2" w14:textId="77777777" w:rsidR="003800BC" w:rsidRDefault="003800BC">
      <w:pPr>
        <w:ind w:firstLine="0"/>
        <w:rPr>
          <w:lang w:val="en-US"/>
        </w:rPr>
      </w:pPr>
    </w:p>
    <w:p w14:paraId="61DADE80" w14:textId="627A9BF4" w:rsidR="003800BC" w:rsidRDefault="003800BC">
      <w:pPr>
        <w:ind w:firstLine="0"/>
        <w:rPr>
          <w:lang w:val="en-US"/>
        </w:rPr>
      </w:pPr>
    </w:p>
    <w:p w14:paraId="33A6741A" w14:textId="0603D190" w:rsidR="00222690" w:rsidRDefault="00222690">
      <w:pPr>
        <w:ind w:firstLine="0"/>
        <w:rPr>
          <w:lang w:val="en-US"/>
        </w:rPr>
      </w:pPr>
      <w:r w:rsidRPr="00C75E91">
        <w:rPr>
          <w:noProof/>
          <w:lang w:val="cs-CZ"/>
        </w:rPr>
        <mc:AlternateContent>
          <mc:Choice Requires="wps">
            <w:drawing>
              <wp:anchor distT="0" distB="0" distL="114300" distR="114300" simplePos="0" relativeHeight="251766784" behindDoc="0" locked="0" layoutInCell="1" allowOverlap="1" wp14:anchorId="402462BA" wp14:editId="3E028644">
                <wp:simplePos x="0" y="0"/>
                <wp:positionH relativeFrom="margin">
                  <wp:posOffset>829310</wp:posOffset>
                </wp:positionH>
                <wp:positionV relativeFrom="paragraph">
                  <wp:posOffset>438785</wp:posOffset>
                </wp:positionV>
                <wp:extent cx="4134485" cy="635"/>
                <wp:effectExtent l="0" t="0" r="0" b="8255"/>
                <wp:wrapTopAndBottom/>
                <wp:docPr id="14" name="Textové pole 14"/>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29AE35FB" w14:textId="18CD653D" w:rsidR="00DD6163" w:rsidRPr="003051C9" w:rsidRDefault="00DD6163" w:rsidP="0075274D">
                            <w:pPr>
                              <w:pStyle w:val="Zdroje"/>
                              <w:rPr>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462BA" id="Textové pole 14" o:spid="_x0000_s1093" type="#_x0000_t202" style="position:absolute;left:0;text-align:left;margin-left:65.3pt;margin-top:34.55pt;width:325.55pt;height:.05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" stroked="f">
                <v:textbox style="mso-fit-shape-to-text:t" inset="0,0,0,0">
                  <w:txbxContent>
                    <w:p w14:paraId="29AE35FB" w14:textId="18CD653D" w:rsidR="00DD6163" w:rsidRPr="003051C9" w:rsidRDefault="00DD6163" w:rsidP="0075274D">
                      <w:pPr>
                        <w:pStyle w:val="Zdroje"/>
                        <w:rPr>
                          <w:sz w:val="24"/>
                        </w:rPr>
                      </w:pPr>
                      <w:r>
                        <w:t xml:space="preserve">Source: Own elaboration, 2019  </w:t>
                      </w:r>
                    </w:p>
                  </w:txbxContent>
                </v:textbox>
                <w10:wrap type="topAndBottom" anchorx="margin"/>
              </v:shape>
            </w:pict>
          </mc:Fallback>
        </mc:AlternateContent>
      </w:r>
    </w:p>
    <w:p w14:paraId="4673F134" w14:textId="1F8B3669" w:rsidR="00222690" w:rsidRDefault="00222690">
      <w:pPr>
        <w:rPr>
          <w:lang w:val="en-US"/>
        </w:rPr>
      </w:pPr>
      <w:r>
        <w:rPr>
          <w:lang w:val="en-US"/>
        </w:rPr>
        <w:br w:type="page"/>
      </w:r>
    </w:p>
    <w:p w14:paraId="00000242" w14:textId="6DA554BB" w:rsidR="00AB396C" w:rsidRDefault="00105CFA">
      <w:pPr>
        <w:ind w:firstLine="0"/>
        <w:rPr>
          <w:lang w:val="en-US"/>
        </w:rPr>
      </w:pPr>
      <w:r w:rsidRPr="00C75E91">
        <w:rPr>
          <w:lang w:val="en-US"/>
        </w:rPr>
        <w:lastRenderedPageBreak/>
        <w:t>On the other hand, visitors also have positive experiences such as a box of chocolate or fruits as a welcoming surprise, nice talkative hosts, pleasant accommodation, cheap price, cleanliness, meeting wonderful people, home feeling, privacy, fully equipped kitchen and so one.</w:t>
      </w:r>
    </w:p>
    <w:p w14:paraId="379FA340" w14:textId="06D689D6" w:rsidR="001C5B09" w:rsidRPr="00F02A40" w:rsidRDefault="00DB6B97" w:rsidP="00AB396C">
      <w:pPr>
        <w:pStyle w:val="Nadpis4"/>
        <w:rPr>
          <w:rStyle w:val="Zdraznnintenzivn"/>
          <w:i w:val="0"/>
          <w:iCs/>
          <w:color w:val="auto"/>
        </w:rPr>
      </w:pPr>
      <w:r w:rsidRPr="00F02A40">
        <w:rPr>
          <w:rStyle w:val="Zdraznnintenzivn"/>
          <w:i w:val="0"/>
          <w:iCs/>
          <w:color w:val="auto"/>
        </w:rPr>
        <w:t>Visitor´s perception</w:t>
      </w:r>
      <w:r w:rsidR="00666786" w:rsidRPr="00F02A40">
        <w:rPr>
          <w:rStyle w:val="Zdraznnintenzivn"/>
          <w:i w:val="0"/>
          <w:iCs/>
          <w:color w:val="auto"/>
        </w:rPr>
        <w:t>s</w:t>
      </w:r>
    </w:p>
    <w:p w14:paraId="00000256" w14:textId="0B06684E" w:rsidR="00223A2A" w:rsidRPr="00C75E91" w:rsidRDefault="00105CFA">
      <w:pPr>
        <w:ind w:firstLine="0"/>
        <w:rPr>
          <w:lang w:val="en-US"/>
        </w:rPr>
      </w:pPr>
      <w:r w:rsidRPr="00C75E91">
        <w:rPr>
          <w:lang w:val="en-US"/>
        </w:rPr>
        <w:t xml:space="preserve">The following set of questions offered respondents to </w:t>
      </w:r>
      <w:r w:rsidR="00B30C17" w:rsidRPr="00C75E91">
        <w:rPr>
          <w:lang w:val="en-US"/>
        </w:rPr>
        <w:t>answer,</w:t>
      </w:r>
      <w:r w:rsidRPr="00C75E91">
        <w:rPr>
          <w:lang w:val="en-US"/>
        </w:rPr>
        <w:t xml:space="preserve"> “Definitely yes”, “Rather yes “, „Rather no</w:t>
      </w:r>
      <w:r w:rsidR="00E707B2" w:rsidRPr="00C75E91">
        <w:rPr>
          <w:lang w:val="en-US"/>
        </w:rPr>
        <w:t>t</w:t>
      </w:r>
      <w:r w:rsidRPr="00C75E91">
        <w:rPr>
          <w:lang w:val="en-US"/>
        </w:rPr>
        <w:t>” and “Definitely no</w:t>
      </w:r>
      <w:r w:rsidR="00E707B2" w:rsidRPr="00C75E91">
        <w:rPr>
          <w:lang w:val="en-US"/>
        </w:rPr>
        <w:t>t</w:t>
      </w:r>
      <w:r w:rsidRPr="00C75E91">
        <w:rPr>
          <w:lang w:val="en-US"/>
        </w:rPr>
        <w:t>” depending on their discretion.</w:t>
      </w:r>
    </w:p>
    <w:p w14:paraId="00000257" w14:textId="7A830454" w:rsidR="00223A2A" w:rsidRDefault="00DD6163">
      <w:pPr>
        <w:ind w:firstLine="0"/>
        <w:rPr>
          <w:lang w:val="en-US"/>
        </w:rPr>
      </w:pPr>
      <w:sdt>
        <w:sdtPr>
          <w:rPr>
            <w:lang w:val="en-US"/>
          </w:rPr>
          <w:tag w:val="goog_rdk_6"/>
          <w:id w:val="57757308"/>
        </w:sdtPr>
        <w:sdtContent/>
      </w:sdt>
      <w:sdt>
        <w:sdtPr>
          <w:rPr>
            <w:lang w:val="en-US"/>
          </w:rPr>
          <w:tag w:val="goog_rdk_7"/>
          <w:id w:val="1006712993"/>
        </w:sdtPr>
        <w:sdtContent/>
      </w:sdt>
      <w:r w:rsidR="00C57607">
        <w:rPr>
          <w:lang w:val="en-US"/>
        </w:rPr>
        <w:t xml:space="preserve">Respondents were asked if </w:t>
      </w:r>
      <w:r w:rsidR="00105CFA" w:rsidRPr="00C75E91">
        <w:rPr>
          <w:lang w:val="en-US"/>
        </w:rPr>
        <w:t xml:space="preserve">AirBnB offers a better experience than hotels. More than 70 % of respondents </w:t>
      </w:r>
      <w:r w:rsidR="00B30C17" w:rsidRPr="00C75E91">
        <w:rPr>
          <w:lang w:val="en-US"/>
        </w:rPr>
        <w:t>said,</w:t>
      </w:r>
      <w:r w:rsidR="00105CFA" w:rsidRPr="00C75E91">
        <w:rPr>
          <w:lang w:val="en-US"/>
        </w:rPr>
        <w:t xml:space="preserve"> “Definitely yes” or “Rather yes”, 30 % said “Definitely no</w:t>
      </w:r>
      <w:r w:rsidR="0047469F" w:rsidRPr="00C75E91">
        <w:rPr>
          <w:lang w:val="en-US"/>
        </w:rPr>
        <w:t>t</w:t>
      </w:r>
      <w:r w:rsidR="00105CFA" w:rsidRPr="00C75E91">
        <w:rPr>
          <w:lang w:val="en-US"/>
        </w:rPr>
        <w:t>” or “Rather no</w:t>
      </w:r>
      <w:r w:rsidR="0047469F" w:rsidRPr="00C75E91">
        <w:rPr>
          <w:lang w:val="en-US"/>
        </w:rPr>
        <w:t>t</w:t>
      </w:r>
      <w:r w:rsidR="00105CFA" w:rsidRPr="00C75E91">
        <w:rPr>
          <w:lang w:val="en-US"/>
        </w:rPr>
        <w:t xml:space="preserve">”. </w:t>
      </w:r>
      <w:r w:rsidR="00DB6B97">
        <w:rPr>
          <w:lang w:val="en-US"/>
        </w:rPr>
        <w:t>In this case, males tend to positive perception more than females.</w:t>
      </w:r>
    </w:p>
    <w:p w14:paraId="4E320B9B" w14:textId="4B922917" w:rsidR="00DB6B97" w:rsidRPr="00B30C17" w:rsidRDefault="00DB6B97" w:rsidP="00DB6B97">
      <w:pPr>
        <w:pStyle w:val="Titulek"/>
        <w:keepNext/>
        <w:rPr>
          <w:color w:val="auto"/>
        </w:rPr>
      </w:pPr>
      <w:r w:rsidRPr="00B30C17">
        <w:rPr>
          <w:color w:val="auto"/>
        </w:rPr>
        <w:t xml:space="preserve">Table </w:t>
      </w:r>
      <w:r w:rsidRPr="00B30C17">
        <w:rPr>
          <w:color w:val="auto"/>
        </w:rPr>
        <w:fldChar w:fldCharType="begin"/>
      </w:r>
      <w:r w:rsidRPr="00B30C17">
        <w:rPr>
          <w:color w:val="auto"/>
        </w:rPr>
        <w:instrText xml:space="preserve"> SEQ Table \* ARABIC </w:instrText>
      </w:r>
      <w:r w:rsidRPr="00B30C17">
        <w:rPr>
          <w:color w:val="auto"/>
        </w:rPr>
        <w:fldChar w:fldCharType="separate"/>
      </w:r>
      <w:r w:rsidR="000A5A00" w:rsidRPr="00B30C17">
        <w:rPr>
          <w:noProof/>
          <w:color w:val="auto"/>
        </w:rPr>
        <w:t>6</w:t>
      </w:r>
      <w:r w:rsidRPr="00B30C17">
        <w:rPr>
          <w:color w:val="auto"/>
        </w:rPr>
        <w:fldChar w:fldCharType="end"/>
      </w:r>
      <w:r w:rsidRPr="00B30C17">
        <w:rPr>
          <w:color w:val="auto"/>
        </w:rPr>
        <w:t xml:space="preserve"> Hotel vs AirBnB according to the gender</w:t>
      </w:r>
    </w:p>
    <w:tbl>
      <w:tblPr>
        <w:tblW w:w="5954" w:type="dxa"/>
        <w:jc w:val="center"/>
        <w:tblCellMar>
          <w:left w:w="70" w:type="dxa"/>
          <w:right w:w="70" w:type="dxa"/>
        </w:tblCellMar>
        <w:tblLook w:val="04A0" w:firstRow="1" w:lastRow="0" w:firstColumn="1" w:lastColumn="0" w:noHBand="0" w:noVBand="1"/>
      </w:tblPr>
      <w:tblGrid>
        <w:gridCol w:w="1634"/>
        <w:gridCol w:w="1072"/>
        <w:gridCol w:w="1088"/>
        <w:gridCol w:w="1072"/>
        <w:gridCol w:w="1088"/>
      </w:tblGrid>
      <w:tr w:rsidR="00DC3B40" w:rsidRPr="00B30C17" w14:paraId="27B42B06" w14:textId="77777777" w:rsidTr="00847767">
        <w:trPr>
          <w:trHeight w:val="285"/>
          <w:jc w:val="center"/>
        </w:trPr>
        <w:tc>
          <w:tcPr>
            <w:tcW w:w="163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49C6142" w14:textId="7A3FE47D" w:rsidR="00DC3B40" w:rsidRPr="00B30C17" w:rsidRDefault="00DC3B40" w:rsidP="00DC3B40">
            <w:pPr>
              <w:spacing w:after="0" w:line="240" w:lineRule="auto"/>
              <w:ind w:firstLine="0"/>
              <w:rPr>
                <w:color w:val="000000"/>
                <w:lang w:val="en-US"/>
              </w:rPr>
            </w:pPr>
          </w:p>
        </w:tc>
        <w:tc>
          <w:tcPr>
            <w:tcW w:w="2160" w:type="dxa"/>
            <w:gridSpan w:val="2"/>
            <w:tcBorders>
              <w:top w:val="single" w:sz="8" w:space="0" w:color="auto"/>
              <w:left w:val="nil"/>
              <w:bottom w:val="single" w:sz="4" w:space="0" w:color="auto"/>
              <w:right w:val="single" w:sz="4" w:space="0" w:color="auto"/>
            </w:tcBorders>
            <w:shd w:val="clear" w:color="auto" w:fill="auto"/>
            <w:noWrap/>
            <w:vAlign w:val="bottom"/>
            <w:hideMark/>
          </w:tcPr>
          <w:p w14:paraId="7E4BE6F5" w14:textId="77777777" w:rsidR="00DC3B40" w:rsidRPr="00B30C17" w:rsidRDefault="00DC3B40" w:rsidP="00DC3B40">
            <w:pPr>
              <w:spacing w:after="0" w:line="240" w:lineRule="auto"/>
              <w:ind w:firstLine="0"/>
              <w:jc w:val="center"/>
              <w:rPr>
                <w:b/>
                <w:bCs/>
                <w:color w:val="000000"/>
                <w:lang w:val="en-US"/>
              </w:rPr>
            </w:pPr>
            <w:r w:rsidRPr="00B30C17">
              <w:rPr>
                <w:b/>
                <w:bCs/>
                <w:color w:val="000000"/>
                <w:lang w:val="en-US"/>
              </w:rPr>
              <w:t>Female</w:t>
            </w:r>
          </w:p>
        </w:tc>
        <w:tc>
          <w:tcPr>
            <w:tcW w:w="21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40E837DF" w14:textId="77777777" w:rsidR="00DC3B40" w:rsidRPr="00B30C17" w:rsidRDefault="00DC3B40" w:rsidP="00DC3B40">
            <w:pPr>
              <w:spacing w:after="0" w:line="240" w:lineRule="auto"/>
              <w:ind w:firstLine="0"/>
              <w:jc w:val="center"/>
              <w:rPr>
                <w:b/>
                <w:bCs/>
                <w:color w:val="000000"/>
                <w:lang w:val="en-US"/>
              </w:rPr>
            </w:pPr>
            <w:r w:rsidRPr="00B30C17">
              <w:rPr>
                <w:b/>
                <w:bCs/>
                <w:color w:val="000000"/>
                <w:lang w:val="en-US"/>
              </w:rPr>
              <w:t>Male</w:t>
            </w:r>
          </w:p>
        </w:tc>
      </w:tr>
      <w:tr w:rsidR="00DC3B40" w:rsidRPr="00B30C17" w14:paraId="3C07B999" w14:textId="77777777" w:rsidTr="00847767">
        <w:trPr>
          <w:trHeight w:val="285"/>
          <w:jc w:val="center"/>
        </w:trPr>
        <w:tc>
          <w:tcPr>
            <w:tcW w:w="1634" w:type="dxa"/>
            <w:tcBorders>
              <w:top w:val="nil"/>
              <w:left w:val="single" w:sz="8" w:space="0" w:color="auto"/>
              <w:bottom w:val="single" w:sz="4" w:space="0" w:color="auto"/>
              <w:right w:val="single" w:sz="4" w:space="0" w:color="auto"/>
            </w:tcBorders>
            <w:shd w:val="clear" w:color="auto" w:fill="auto"/>
            <w:noWrap/>
            <w:vAlign w:val="bottom"/>
            <w:hideMark/>
          </w:tcPr>
          <w:p w14:paraId="45E343D2" w14:textId="77777777" w:rsidR="00DC3B40" w:rsidRPr="00B30C17" w:rsidRDefault="00DC3B40" w:rsidP="00DC3B40">
            <w:pPr>
              <w:spacing w:after="0" w:line="240" w:lineRule="auto"/>
              <w:ind w:firstLine="0"/>
              <w:jc w:val="left"/>
              <w:rPr>
                <w:color w:val="000000"/>
                <w:lang w:val="en-US"/>
              </w:rPr>
            </w:pPr>
            <w:r w:rsidRPr="00B30C17">
              <w:rPr>
                <w:color w:val="000000"/>
                <w:lang w:val="en-US"/>
              </w:rPr>
              <w:t> </w:t>
            </w:r>
          </w:p>
        </w:tc>
        <w:tc>
          <w:tcPr>
            <w:tcW w:w="1072" w:type="dxa"/>
            <w:tcBorders>
              <w:top w:val="nil"/>
              <w:left w:val="nil"/>
              <w:bottom w:val="single" w:sz="4" w:space="0" w:color="auto"/>
              <w:right w:val="single" w:sz="4" w:space="0" w:color="auto"/>
            </w:tcBorders>
            <w:shd w:val="clear" w:color="auto" w:fill="auto"/>
            <w:noWrap/>
            <w:vAlign w:val="bottom"/>
            <w:hideMark/>
          </w:tcPr>
          <w:p w14:paraId="3AADA36F" w14:textId="77777777" w:rsidR="00DC3B40" w:rsidRPr="00B30C17" w:rsidRDefault="00DC3B40" w:rsidP="00DC3B40">
            <w:pPr>
              <w:spacing w:after="0" w:line="240" w:lineRule="auto"/>
              <w:ind w:firstLine="0"/>
              <w:jc w:val="center"/>
              <w:rPr>
                <w:b/>
                <w:bCs/>
                <w:color w:val="000000"/>
                <w:lang w:val="en-US"/>
              </w:rPr>
            </w:pPr>
            <w:r w:rsidRPr="00B30C17">
              <w:rPr>
                <w:b/>
                <w:bCs/>
                <w:color w:val="000000"/>
                <w:lang w:val="en-US"/>
              </w:rPr>
              <w:t>Abs.</w:t>
            </w:r>
          </w:p>
        </w:tc>
        <w:tc>
          <w:tcPr>
            <w:tcW w:w="1088" w:type="dxa"/>
            <w:tcBorders>
              <w:top w:val="nil"/>
              <w:left w:val="nil"/>
              <w:bottom w:val="single" w:sz="4" w:space="0" w:color="auto"/>
              <w:right w:val="single" w:sz="4" w:space="0" w:color="auto"/>
            </w:tcBorders>
            <w:shd w:val="clear" w:color="auto" w:fill="auto"/>
            <w:noWrap/>
            <w:vAlign w:val="bottom"/>
            <w:hideMark/>
          </w:tcPr>
          <w:p w14:paraId="3263B27D" w14:textId="77777777" w:rsidR="00DC3B40" w:rsidRPr="00B30C17" w:rsidRDefault="00DC3B40" w:rsidP="00DC3B40">
            <w:pPr>
              <w:spacing w:after="0" w:line="240" w:lineRule="auto"/>
              <w:ind w:firstLine="0"/>
              <w:jc w:val="center"/>
              <w:rPr>
                <w:b/>
                <w:bCs/>
                <w:color w:val="000000"/>
                <w:lang w:val="en-US"/>
              </w:rPr>
            </w:pPr>
            <w:r w:rsidRPr="00B30C17">
              <w:rPr>
                <w:b/>
                <w:bCs/>
                <w:color w:val="000000"/>
                <w:lang w:val="en-US"/>
              </w:rPr>
              <w:t>Rel.</w:t>
            </w:r>
          </w:p>
        </w:tc>
        <w:tc>
          <w:tcPr>
            <w:tcW w:w="1072" w:type="dxa"/>
            <w:tcBorders>
              <w:top w:val="nil"/>
              <w:left w:val="nil"/>
              <w:bottom w:val="single" w:sz="4" w:space="0" w:color="auto"/>
              <w:right w:val="single" w:sz="4" w:space="0" w:color="auto"/>
            </w:tcBorders>
            <w:shd w:val="clear" w:color="auto" w:fill="auto"/>
            <w:noWrap/>
            <w:vAlign w:val="bottom"/>
            <w:hideMark/>
          </w:tcPr>
          <w:p w14:paraId="35C34518" w14:textId="77777777" w:rsidR="00DC3B40" w:rsidRPr="00B30C17" w:rsidRDefault="00DC3B40" w:rsidP="00DC3B40">
            <w:pPr>
              <w:spacing w:after="0" w:line="240" w:lineRule="auto"/>
              <w:ind w:firstLine="0"/>
              <w:jc w:val="center"/>
              <w:rPr>
                <w:b/>
                <w:bCs/>
                <w:color w:val="000000"/>
                <w:lang w:val="en-US"/>
              </w:rPr>
            </w:pPr>
            <w:r w:rsidRPr="00B30C17">
              <w:rPr>
                <w:b/>
                <w:bCs/>
                <w:color w:val="000000"/>
                <w:lang w:val="en-US"/>
              </w:rPr>
              <w:t>Abs.</w:t>
            </w:r>
          </w:p>
        </w:tc>
        <w:tc>
          <w:tcPr>
            <w:tcW w:w="1088" w:type="dxa"/>
            <w:tcBorders>
              <w:top w:val="nil"/>
              <w:left w:val="nil"/>
              <w:bottom w:val="single" w:sz="4" w:space="0" w:color="auto"/>
              <w:right w:val="single" w:sz="8" w:space="0" w:color="auto"/>
            </w:tcBorders>
            <w:shd w:val="clear" w:color="auto" w:fill="auto"/>
            <w:noWrap/>
            <w:vAlign w:val="bottom"/>
            <w:hideMark/>
          </w:tcPr>
          <w:p w14:paraId="1F3E81D6" w14:textId="77777777" w:rsidR="00DC3B40" w:rsidRPr="00B30C17" w:rsidRDefault="00DC3B40" w:rsidP="00DC3B40">
            <w:pPr>
              <w:spacing w:after="0" w:line="240" w:lineRule="auto"/>
              <w:ind w:firstLine="0"/>
              <w:jc w:val="center"/>
              <w:rPr>
                <w:b/>
                <w:bCs/>
                <w:color w:val="000000"/>
                <w:lang w:val="en-US"/>
              </w:rPr>
            </w:pPr>
            <w:r w:rsidRPr="00B30C17">
              <w:rPr>
                <w:b/>
                <w:bCs/>
                <w:color w:val="000000"/>
                <w:lang w:val="en-US"/>
              </w:rPr>
              <w:t>Rel.</w:t>
            </w:r>
          </w:p>
        </w:tc>
      </w:tr>
      <w:tr w:rsidR="00DC3B40" w:rsidRPr="00B30C17" w14:paraId="24C1900F" w14:textId="77777777" w:rsidTr="00847767">
        <w:trPr>
          <w:trHeight w:val="285"/>
          <w:jc w:val="center"/>
        </w:trPr>
        <w:tc>
          <w:tcPr>
            <w:tcW w:w="1634" w:type="dxa"/>
            <w:tcBorders>
              <w:top w:val="nil"/>
              <w:left w:val="single" w:sz="8" w:space="0" w:color="auto"/>
              <w:bottom w:val="single" w:sz="4" w:space="0" w:color="auto"/>
              <w:right w:val="single" w:sz="4" w:space="0" w:color="auto"/>
            </w:tcBorders>
            <w:shd w:val="clear" w:color="auto" w:fill="auto"/>
            <w:noWrap/>
            <w:vAlign w:val="bottom"/>
            <w:hideMark/>
          </w:tcPr>
          <w:p w14:paraId="0F67E7AB" w14:textId="77777777" w:rsidR="00DC3B40" w:rsidRPr="00B30C17" w:rsidRDefault="00DC3B40" w:rsidP="00DC3B40">
            <w:pPr>
              <w:spacing w:after="0" w:line="240" w:lineRule="auto"/>
              <w:ind w:firstLine="0"/>
              <w:jc w:val="left"/>
              <w:rPr>
                <w:b/>
                <w:bCs/>
                <w:color w:val="000000"/>
                <w:lang w:val="en-US"/>
              </w:rPr>
            </w:pPr>
            <w:r w:rsidRPr="00B30C17">
              <w:rPr>
                <w:b/>
                <w:bCs/>
                <w:color w:val="000000"/>
                <w:lang w:val="en-US"/>
              </w:rPr>
              <w:t>Definitely not</w:t>
            </w:r>
          </w:p>
        </w:tc>
        <w:tc>
          <w:tcPr>
            <w:tcW w:w="1072" w:type="dxa"/>
            <w:tcBorders>
              <w:top w:val="nil"/>
              <w:left w:val="nil"/>
              <w:bottom w:val="single" w:sz="4" w:space="0" w:color="auto"/>
              <w:right w:val="single" w:sz="4" w:space="0" w:color="auto"/>
            </w:tcBorders>
            <w:shd w:val="clear" w:color="auto" w:fill="auto"/>
            <w:noWrap/>
            <w:vAlign w:val="bottom"/>
            <w:hideMark/>
          </w:tcPr>
          <w:p w14:paraId="202F50BB" w14:textId="77777777" w:rsidR="00DC3B40" w:rsidRPr="00B30C17" w:rsidRDefault="00DC3B40" w:rsidP="00DC3B40">
            <w:pPr>
              <w:spacing w:after="0" w:line="240" w:lineRule="auto"/>
              <w:ind w:firstLine="0"/>
              <w:jc w:val="right"/>
              <w:rPr>
                <w:color w:val="000000"/>
                <w:lang w:val="en-US"/>
              </w:rPr>
            </w:pPr>
            <w:r w:rsidRPr="00B30C17">
              <w:rPr>
                <w:color w:val="000000"/>
                <w:lang w:val="en-US"/>
              </w:rPr>
              <w:t>1</w:t>
            </w:r>
          </w:p>
        </w:tc>
        <w:tc>
          <w:tcPr>
            <w:tcW w:w="1088" w:type="dxa"/>
            <w:tcBorders>
              <w:top w:val="nil"/>
              <w:left w:val="nil"/>
              <w:bottom w:val="single" w:sz="4" w:space="0" w:color="auto"/>
              <w:right w:val="single" w:sz="4" w:space="0" w:color="auto"/>
            </w:tcBorders>
            <w:shd w:val="clear" w:color="auto" w:fill="auto"/>
            <w:noWrap/>
            <w:vAlign w:val="bottom"/>
            <w:hideMark/>
          </w:tcPr>
          <w:p w14:paraId="5238E5F5" w14:textId="77777777" w:rsidR="00DC3B40" w:rsidRPr="00B30C17" w:rsidRDefault="00DC3B40" w:rsidP="00DC3B40">
            <w:pPr>
              <w:spacing w:after="0" w:line="240" w:lineRule="auto"/>
              <w:ind w:firstLine="0"/>
              <w:jc w:val="right"/>
              <w:rPr>
                <w:color w:val="000000"/>
                <w:lang w:val="en-US"/>
              </w:rPr>
            </w:pPr>
            <w:r w:rsidRPr="00B30C17">
              <w:rPr>
                <w:color w:val="000000"/>
                <w:lang w:val="en-US"/>
              </w:rPr>
              <w:t>1%</w:t>
            </w:r>
          </w:p>
        </w:tc>
        <w:tc>
          <w:tcPr>
            <w:tcW w:w="1072" w:type="dxa"/>
            <w:tcBorders>
              <w:top w:val="nil"/>
              <w:left w:val="nil"/>
              <w:bottom w:val="single" w:sz="4" w:space="0" w:color="auto"/>
              <w:right w:val="single" w:sz="4" w:space="0" w:color="auto"/>
            </w:tcBorders>
            <w:shd w:val="clear" w:color="auto" w:fill="auto"/>
            <w:noWrap/>
            <w:vAlign w:val="bottom"/>
            <w:hideMark/>
          </w:tcPr>
          <w:p w14:paraId="6BDAC18A" w14:textId="77777777" w:rsidR="00DC3B40" w:rsidRPr="00B30C17" w:rsidRDefault="00DC3B40" w:rsidP="00DC3B40">
            <w:pPr>
              <w:spacing w:after="0" w:line="240" w:lineRule="auto"/>
              <w:ind w:firstLine="0"/>
              <w:jc w:val="right"/>
              <w:rPr>
                <w:color w:val="000000"/>
                <w:lang w:val="en-US"/>
              </w:rPr>
            </w:pPr>
            <w:r w:rsidRPr="00B30C17">
              <w:rPr>
                <w:color w:val="000000"/>
                <w:lang w:val="en-US"/>
              </w:rPr>
              <w:t>1</w:t>
            </w:r>
          </w:p>
        </w:tc>
        <w:tc>
          <w:tcPr>
            <w:tcW w:w="1088" w:type="dxa"/>
            <w:tcBorders>
              <w:top w:val="nil"/>
              <w:left w:val="nil"/>
              <w:bottom w:val="single" w:sz="4" w:space="0" w:color="auto"/>
              <w:right w:val="single" w:sz="8" w:space="0" w:color="auto"/>
            </w:tcBorders>
            <w:shd w:val="clear" w:color="auto" w:fill="auto"/>
            <w:noWrap/>
            <w:vAlign w:val="bottom"/>
            <w:hideMark/>
          </w:tcPr>
          <w:p w14:paraId="423FCDA8" w14:textId="77777777" w:rsidR="00DC3B40" w:rsidRPr="00B30C17" w:rsidRDefault="00DC3B40" w:rsidP="00DC3B40">
            <w:pPr>
              <w:spacing w:after="0" w:line="240" w:lineRule="auto"/>
              <w:ind w:firstLine="0"/>
              <w:jc w:val="right"/>
              <w:rPr>
                <w:color w:val="000000"/>
                <w:lang w:val="en-US"/>
              </w:rPr>
            </w:pPr>
            <w:r w:rsidRPr="00B30C17">
              <w:rPr>
                <w:color w:val="000000"/>
                <w:lang w:val="en-US"/>
              </w:rPr>
              <w:t>2%</w:t>
            </w:r>
          </w:p>
        </w:tc>
      </w:tr>
      <w:tr w:rsidR="00DC3B40" w:rsidRPr="00B30C17" w14:paraId="76FAD662" w14:textId="77777777" w:rsidTr="00847767">
        <w:trPr>
          <w:trHeight w:val="285"/>
          <w:jc w:val="center"/>
        </w:trPr>
        <w:tc>
          <w:tcPr>
            <w:tcW w:w="1634" w:type="dxa"/>
            <w:tcBorders>
              <w:top w:val="nil"/>
              <w:left w:val="single" w:sz="8" w:space="0" w:color="auto"/>
              <w:bottom w:val="single" w:sz="4" w:space="0" w:color="auto"/>
              <w:right w:val="single" w:sz="4" w:space="0" w:color="auto"/>
            </w:tcBorders>
            <w:shd w:val="clear" w:color="auto" w:fill="auto"/>
            <w:noWrap/>
            <w:vAlign w:val="bottom"/>
            <w:hideMark/>
          </w:tcPr>
          <w:p w14:paraId="30C043C0" w14:textId="77777777" w:rsidR="00DC3B40" w:rsidRPr="00B30C17" w:rsidRDefault="00DC3B40" w:rsidP="00DC3B40">
            <w:pPr>
              <w:spacing w:after="0" w:line="240" w:lineRule="auto"/>
              <w:ind w:firstLine="0"/>
              <w:jc w:val="left"/>
              <w:rPr>
                <w:b/>
                <w:bCs/>
                <w:color w:val="000000"/>
                <w:lang w:val="en-US"/>
              </w:rPr>
            </w:pPr>
            <w:r w:rsidRPr="00B30C17">
              <w:rPr>
                <w:b/>
                <w:bCs/>
                <w:color w:val="000000"/>
                <w:lang w:val="en-US"/>
              </w:rPr>
              <w:t>Rather not</w:t>
            </w:r>
          </w:p>
        </w:tc>
        <w:tc>
          <w:tcPr>
            <w:tcW w:w="1072" w:type="dxa"/>
            <w:tcBorders>
              <w:top w:val="nil"/>
              <w:left w:val="nil"/>
              <w:bottom w:val="single" w:sz="4" w:space="0" w:color="auto"/>
              <w:right w:val="single" w:sz="4" w:space="0" w:color="auto"/>
            </w:tcBorders>
            <w:shd w:val="clear" w:color="auto" w:fill="auto"/>
            <w:noWrap/>
            <w:vAlign w:val="bottom"/>
            <w:hideMark/>
          </w:tcPr>
          <w:p w14:paraId="5AF3EE58" w14:textId="77777777" w:rsidR="00DC3B40" w:rsidRPr="00B30C17" w:rsidRDefault="00DC3B40" w:rsidP="00DC3B40">
            <w:pPr>
              <w:spacing w:after="0" w:line="240" w:lineRule="auto"/>
              <w:ind w:firstLine="0"/>
              <w:jc w:val="right"/>
              <w:rPr>
                <w:color w:val="000000"/>
                <w:lang w:val="en-US"/>
              </w:rPr>
            </w:pPr>
            <w:r w:rsidRPr="00B30C17">
              <w:rPr>
                <w:color w:val="000000"/>
                <w:lang w:val="en-US"/>
              </w:rPr>
              <w:t>27</w:t>
            </w:r>
          </w:p>
        </w:tc>
        <w:tc>
          <w:tcPr>
            <w:tcW w:w="1088" w:type="dxa"/>
            <w:tcBorders>
              <w:top w:val="nil"/>
              <w:left w:val="nil"/>
              <w:bottom w:val="single" w:sz="4" w:space="0" w:color="auto"/>
              <w:right w:val="single" w:sz="4" w:space="0" w:color="auto"/>
            </w:tcBorders>
            <w:shd w:val="clear" w:color="auto" w:fill="auto"/>
            <w:noWrap/>
            <w:vAlign w:val="bottom"/>
            <w:hideMark/>
          </w:tcPr>
          <w:p w14:paraId="5B0B9EC0" w14:textId="77777777" w:rsidR="00DC3B40" w:rsidRPr="00B30C17" w:rsidRDefault="00DC3B40" w:rsidP="00DC3B40">
            <w:pPr>
              <w:spacing w:after="0" w:line="240" w:lineRule="auto"/>
              <w:ind w:firstLine="0"/>
              <w:jc w:val="right"/>
              <w:rPr>
                <w:color w:val="000000"/>
                <w:lang w:val="en-US"/>
              </w:rPr>
            </w:pPr>
            <w:r w:rsidRPr="00B30C17">
              <w:rPr>
                <w:color w:val="000000"/>
                <w:lang w:val="en-US"/>
              </w:rPr>
              <w:t>25%</w:t>
            </w:r>
          </w:p>
        </w:tc>
        <w:tc>
          <w:tcPr>
            <w:tcW w:w="1072" w:type="dxa"/>
            <w:tcBorders>
              <w:top w:val="nil"/>
              <w:left w:val="nil"/>
              <w:bottom w:val="single" w:sz="4" w:space="0" w:color="auto"/>
              <w:right w:val="single" w:sz="4" w:space="0" w:color="auto"/>
            </w:tcBorders>
            <w:shd w:val="clear" w:color="auto" w:fill="auto"/>
            <w:noWrap/>
            <w:vAlign w:val="bottom"/>
            <w:hideMark/>
          </w:tcPr>
          <w:p w14:paraId="67D62475" w14:textId="77777777" w:rsidR="00DC3B40" w:rsidRPr="00B30C17" w:rsidRDefault="00DC3B40" w:rsidP="00DC3B40">
            <w:pPr>
              <w:spacing w:after="0" w:line="240" w:lineRule="auto"/>
              <w:ind w:firstLine="0"/>
              <w:jc w:val="right"/>
              <w:rPr>
                <w:color w:val="000000"/>
                <w:lang w:val="en-US"/>
              </w:rPr>
            </w:pPr>
            <w:r w:rsidRPr="00B30C17">
              <w:rPr>
                <w:color w:val="000000"/>
                <w:lang w:val="en-US"/>
              </w:rPr>
              <w:t>8</w:t>
            </w:r>
          </w:p>
        </w:tc>
        <w:tc>
          <w:tcPr>
            <w:tcW w:w="1088" w:type="dxa"/>
            <w:tcBorders>
              <w:top w:val="nil"/>
              <w:left w:val="nil"/>
              <w:bottom w:val="single" w:sz="4" w:space="0" w:color="auto"/>
              <w:right w:val="single" w:sz="8" w:space="0" w:color="auto"/>
            </w:tcBorders>
            <w:shd w:val="clear" w:color="auto" w:fill="auto"/>
            <w:noWrap/>
            <w:vAlign w:val="bottom"/>
            <w:hideMark/>
          </w:tcPr>
          <w:p w14:paraId="1D418E3F" w14:textId="77777777" w:rsidR="00DC3B40" w:rsidRPr="00B30C17" w:rsidRDefault="00DC3B40" w:rsidP="00DC3B40">
            <w:pPr>
              <w:spacing w:after="0" w:line="240" w:lineRule="auto"/>
              <w:ind w:firstLine="0"/>
              <w:jc w:val="right"/>
              <w:rPr>
                <w:color w:val="000000"/>
                <w:lang w:val="en-US"/>
              </w:rPr>
            </w:pPr>
            <w:r w:rsidRPr="00B30C17">
              <w:rPr>
                <w:color w:val="000000"/>
                <w:lang w:val="en-US"/>
              </w:rPr>
              <w:t>17%</w:t>
            </w:r>
          </w:p>
        </w:tc>
      </w:tr>
      <w:tr w:rsidR="00DC3B40" w:rsidRPr="00B30C17" w14:paraId="405C8518" w14:textId="77777777" w:rsidTr="00847767">
        <w:trPr>
          <w:trHeight w:val="285"/>
          <w:jc w:val="center"/>
        </w:trPr>
        <w:tc>
          <w:tcPr>
            <w:tcW w:w="1634" w:type="dxa"/>
            <w:tcBorders>
              <w:top w:val="nil"/>
              <w:left w:val="single" w:sz="8" w:space="0" w:color="auto"/>
              <w:bottom w:val="single" w:sz="4" w:space="0" w:color="auto"/>
              <w:right w:val="single" w:sz="4" w:space="0" w:color="auto"/>
            </w:tcBorders>
            <w:shd w:val="clear" w:color="auto" w:fill="auto"/>
            <w:noWrap/>
            <w:vAlign w:val="bottom"/>
            <w:hideMark/>
          </w:tcPr>
          <w:p w14:paraId="0FFF6318" w14:textId="77777777" w:rsidR="00DC3B40" w:rsidRPr="00B30C17" w:rsidRDefault="00DC3B40" w:rsidP="00DC3B40">
            <w:pPr>
              <w:spacing w:after="0" w:line="240" w:lineRule="auto"/>
              <w:ind w:firstLine="0"/>
              <w:jc w:val="left"/>
              <w:rPr>
                <w:b/>
                <w:bCs/>
                <w:color w:val="000000"/>
                <w:lang w:val="en-US"/>
              </w:rPr>
            </w:pPr>
            <w:r w:rsidRPr="00B30C17">
              <w:rPr>
                <w:b/>
                <w:bCs/>
                <w:color w:val="000000"/>
                <w:lang w:val="en-US"/>
              </w:rPr>
              <w:t>Rather yes</w:t>
            </w:r>
          </w:p>
        </w:tc>
        <w:tc>
          <w:tcPr>
            <w:tcW w:w="1072" w:type="dxa"/>
            <w:tcBorders>
              <w:top w:val="nil"/>
              <w:left w:val="nil"/>
              <w:bottom w:val="single" w:sz="4" w:space="0" w:color="auto"/>
              <w:right w:val="single" w:sz="4" w:space="0" w:color="auto"/>
            </w:tcBorders>
            <w:shd w:val="clear" w:color="auto" w:fill="auto"/>
            <w:noWrap/>
            <w:vAlign w:val="bottom"/>
            <w:hideMark/>
          </w:tcPr>
          <w:p w14:paraId="53893C00" w14:textId="77777777" w:rsidR="00DC3B40" w:rsidRPr="00B30C17" w:rsidRDefault="00DC3B40" w:rsidP="00DC3B40">
            <w:pPr>
              <w:spacing w:after="0" w:line="240" w:lineRule="auto"/>
              <w:ind w:firstLine="0"/>
              <w:jc w:val="right"/>
              <w:rPr>
                <w:color w:val="000000"/>
                <w:lang w:val="en-US"/>
              </w:rPr>
            </w:pPr>
            <w:r w:rsidRPr="00B30C17">
              <w:rPr>
                <w:color w:val="000000"/>
                <w:lang w:val="en-US"/>
              </w:rPr>
              <w:t>50</w:t>
            </w:r>
          </w:p>
        </w:tc>
        <w:tc>
          <w:tcPr>
            <w:tcW w:w="1088" w:type="dxa"/>
            <w:tcBorders>
              <w:top w:val="nil"/>
              <w:left w:val="nil"/>
              <w:bottom w:val="single" w:sz="4" w:space="0" w:color="auto"/>
              <w:right w:val="single" w:sz="4" w:space="0" w:color="auto"/>
            </w:tcBorders>
            <w:shd w:val="clear" w:color="auto" w:fill="auto"/>
            <w:noWrap/>
            <w:vAlign w:val="bottom"/>
            <w:hideMark/>
          </w:tcPr>
          <w:p w14:paraId="52CFB340" w14:textId="77777777" w:rsidR="00DC3B40" w:rsidRPr="00B30C17" w:rsidRDefault="00DC3B40" w:rsidP="00DC3B40">
            <w:pPr>
              <w:spacing w:after="0" w:line="240" w:lineRule="auto"/>
              <w:ind w:firstLine="0"/>
              <w:jc w:val="right"/>
              <w:rPr>
                <w:color w:val="000000"/>
                <w:lang w:val="en-US"/>
              </w:rPr>
            </w:pPr>
            <w:r w:rsidRPr="00B30C17">
              <w:rPr>
                <w:color w:val="000000"/>
                <w:lang w:val="en-US"/>
              </w:rPr>
              <w:t>46%</w:t>
            </w:r>
          </w:p>
        </w:tc>
        <w:tc>
          <w:tcPr>
            <w:tcW w:w="1072" w:type="dxa"/>
            <w:tcBorders>
              <w:top w:val="nil"/>
              <w:left w:val="nil"/>
              <w:bottom w:val="single" w:sz="4" w:space="0" w:color="auto"/>
              <w:right w:val="single" w:sz="4" w:space="0" w:color="auto"/>
            </w:tcBorders>
            <w:shd w:val="clear" w:color="auto" w:fill="auto"/>
            <w:noWrap/>
            <w:vAlign w:val="bottom"/>
            <w:hideMark/>
          </w:tcPr>
          <w:p w14:paraId="051C83A2" w14:textId="77777777" w:rsidR="00DC3B40" w:rsidRPr="00B30C17" w:rsidRDefault="00DC3B40" w:rsidP="00DC3B40">
            <w:pPr>
              <w:spacing w:after="0" w:line="240" w:lineRule="auto"/>
              <w:ind w:firstLine="0"/>
              <w:jc w:val="right"/>
              <w:rPr>
                <w:color w:val="000000"/>
                <w:lang w:val="en-US"/>
              </w:rPr>
            </w:pPr>
            <w:r w:rsidRPr="00B30C17">
              <w:rPr>
                <w:color w:val="000000"/>
                <w:lang w:val="en-US"/>
              </w:rPr>
              <w:t>27</w:t>
            </w:r>
          </w:p>
        </w:tc>
        <w:tc>
          <w:tcPr>
            <w:tcW w:w="1088" w:type="dxa"/>
            <w:tcBorders>
              <w:top w:val="nil"/>
              <w:left w:val="nil"/>
              <w:bottom w:val="single" w:sz="4" w:space="0" w:color="auto"/>
              <w:right w:val="single" w:sz="8" w:space="0" w:color="auto"/>
            </w:tcBorders>
            <w:shd w:val="clear" w:color="auto" w:fill="auto"/>
            <w:noWrap/>
            <w:vAlign w:val="bottom"/>
            <w:hideMark/>
          </w:tcPr>
          <w:p w14:paraId="31F2881D" w14:textId="77777777" w:rsidR="00DC3B40" w:rsidRPr="00B30C17" w:rsidRDefault="00DC3B40" w:rsidP="00DC3B40">
            <w:pPr>
              <w:spacing w:after="0" w:line="240" w:lineRule="auto"/>
              <w:ind w:firstLine="0"/>
              <w:jc w:val="right"/>
              <w:rPr>
                <w:color w:val="000000"/>
                <w:lang w:val="en-US"/>
              </w:rPr>
            </w:pPr>
            <w:r w:rsidRPr="00B30C17">
              <w:rPr>
                <w:color w:val="000000"/>
                <w:lang w:val="en-US"/>
              </w:rPr>
              <w:t>56%</w:t>
            </w:r>
          </w:p>
        </w:tc>
      </w:tr>
      <w:tr w:rsidR="00DC3B40" w:rsidRPr="00B30C17" w14:paraId="5B26EFC1" w14:textId="77777777" w:rsidTr="00847767">
        <w:trPr>
          <w:trHeight w:val="300"/>
          <w:jc w:val="center"/>
        </w:trPr>
        <w:tc>
          <w:tcPr>
            <w:tcW w:w="1634" w:type="dxa"/>
            <w:tcBorders>
              <w:top w:val="nil"/>
              <w:left w:val="single" w:sz="8" w:space="0" w:color="auto"/>
              <w:bottom w:val="single" w:sz="8" w:space="0" w:color="auto"/>
              <w:right w:val="single" w:sz="4" w:space="0" w:color="auto"/>
            </w:tcBorders>
            <w:shd w:val="clear" w:color="auto" w:fill="auto"/>
            <w:noWrap/>
            <w:vAlign w:val="bottom"/>
            <w:hideMark/>
          </w:tcPr>
          <w:p w14:paraId="386ACB47" w14:textId="77777777" w:rsidR="00DC3B40" w:rsidRPr="00B30C17" w:rsidRDefault="00DC3B40" w:rsidP="00DC3B40">
            <w:pPr>
              <w:spacing w:after="0" w:line="240" w:lineRule="auto"/>
              <w:ind w:firstLine="0"/>
              <w:jc w:val="left"/>
              <w:rPr>
                <w:b/>
                <w:bCs/>
                <w:color w:val="000000"/>
                <w:lang w:val="en-US"/>
              </w:rPr>
            </w:pPr>
            <w:r w:rsidRPr="00B30C17">
              <w:rPr>
                <w:b/>
                <w:bCs/>
                <w:color w:val="000000"/>
                <w:lang w:val="en-US"/>
              </w:rPr>
              <w:t>Definitely yes</w:t>
            </w:r>
          </w:p>
        </w:tc>
        <w:tc>
          <w:tcPr>
            <w:tcW w:w="1072" w:type="dxa"/>
            <w:tcBorders>
              <w:top w:val="nil"/>
              <w:left w:val="nil"/>
              <w:bottom w:val="single" w:sz="8" w:space="0" w:color="auto"/>
              <w:right w:val="single" w:sz="4" w:space="0" w:color="auto"/>
            </w:tcBorders>
            <w:shd w:val="clear" w:color="auto" w:fill="auto"/>
            <w:noWrap/>
            <w:vAlign w:val="bottom"/>
            <w:hideMark/>
          </w:tcPr>
          <w:p w14:paraId="7405294C" w14:textId="77777777" w:rsidR="00DC3B40" w:rsidRPr="00B30C17" w:rsidRDefault="00DC3B40" w:rsidP="00DC3B40">
            <w:pPr>
              <w:spacing w:after="0" w:line="240" w:lineRule="auto"/>
              <w:ind w:firstLine="0"/>
              <w:jc w:val="right"/>
              <w:rPr>
                <w:color w:val="000000"/>
                <w:lang w:val="en-US"/>
              </w:rPr>
            </w:pPr>
            <w:r w:rsidRPr="00B30C17">
              <w:rPr>
                <w:color w:val="000000"/>
                <w:lang w:val="en-US"/>
              </w:rPr>
              <w:t>31</w:t>
            </w:r>
          </w:p>
        </w:tc>
        <w:tc>
          <w:tcPr>
            <w:tcW w:w="1088" w:type="dxa"/>
            <w:tcBorders>
              <w:top w:val="nil"/>
              <w:left w:val="nil"/>
              <w:bottom w:val="single" w:sz="8" w:space="0" w:color="auto"/>
              <w:right w:val="single" w:sz="4" w:space="0" w:color="auto"/>
            </w:tcBorders>
            <w:shd w:val="clear" w:color="auto" w:fill="auto"/>
            <w:noWrap/>
            <w:vAlign w:val="bottom"/>
            <w:hideMark/>
          </w:tcPr>
          <w:p w14:paraId="050E45E5" w14:textId="77777777" w:rsidR="00DC3B40" w:rsidRPr="00B30C17" w:rsidRDefault="00DC3B40" w:rsidP="00DC3B40">
            <w:pPr>
              <w:spacing w:after="0" w:line="240" w:lineRule="auto"/>
              <w:ind w:firstLine="0"/>
              <w:jc w:val="right"/>
              <w:rPr>
                <w:color w:val="000000"/>
                <w:lang w:val="en-US"/>
              </w:rPr>
            </w:pPr>
            <w:r w:rsidRPr="00B30C17">
              <w:rPr>
                <w:color w:val="000000"/>
                <w:lang w:val="en-US"/>
              </w:rPr>
              <w:t>28%</w:t>
            </w:r>
          </w:p>
        </w:tc>
        <w:tc>
          <w:tcPr>
            <w:tcW w:w="1072" w:type="dxa"/>
            <w:tcBorders>
              <w:top w:val="nil"/>
              <w:left w:val="nil"/>
              <w:bottom w:val="single" w:sz="8" w:space="0" w:color="auto"/>
              <w:right w:val="single" w:sz="4" w:space="0" w:color="auto"/>
            </w:tcBorders>
            <w:shd w:val="clear" w:color="auto" w:fill="auto"/>
            <w:noWrap/>
            <w:vAlign w:val="bottom"/>
            <w:hideMark/>
          </w:tcPr>
          <w:p w14:paraId="0F9C0A48" w14:textId="77777777" w:rsidR="00DC3B40" w:rsidRPr="00B30C17" w:rsidRDefault="00DC3B40" w:rsidP="00DC3B40">
            <w:pPr>
              <w:spacing w:after="0" w:line="240" w:lineRule="auto"/>
              <w:ind w:firstLine="0"/>
              <w:jc w:val="right"/>
              <w:rPr>
                <w:color w:val="000000"/>
                <w:lang w:val="en-US"/>
              </w:rPr>
            </w:pPr>
            <w:r w:rsidRPr="00B30C17">
              <w:rPr>
                <w:color w:val="000000"/>
                <w:lang w:val="en-US"/>
              </w:rPr>
              <w:t>12</w:t>
            </w:r>
          </w:p>
        </w:tc>
        <w:tc>
          <w:tcPr>
            <w:tcW w:w="1088" w:type="dxa"/>
            <w:tcBorders>
              <w:top w:val="nil"/>
              <w:left w:val="nil"/>
              <w:bottom w:val="single" w:sz="8" w:space="0" w:color="auto"/>
              <w:right w:val="single" w:sz="8" w:space="0" w:color="auto"/>
            </w:tcBorders>
            <w:shd w:val="clear" w:color="auto" w:fill="auto"/>
            <w:noWrap/>
            <w:vAlign w:val="bottom"/>
            <w:hideMark/>
          </w:tcPr>
          <w:p w14:paraId="70432673" w14:textId="77777777" w:rsidR="00DC3B40" w:rsidRPr="00B30C17" w:rsidRDefault="00DC3B40" w:rsidP="00DB6B97">
            <w:pPr>
              <w:keepNext/>
              <w:spacing w:after="0" w:line="240" w:lineRule="auto"/>
              <w:ind w:firstLine="0"/>
              <w:jc w:val="right"/>
              <w:rPr>
                <w:color w:val="000000"/>
                <w:lang w:val="en-US"/>
              </w:rPr>
            </w:pPr>
            <w:r w:rsidRPr="00B30C17">
              <w:rPr>
                <w:color w:val="000000"/>
                <w:lang w:val="en-US"/>
              </w:rPr>
              <w:t>25%</w:t>
            </w:r>
          </w:p>
        </w:tc>
      </w:tr>
    </w:tbl>
    <w:p w14:paraId="4AA2D0E3" w14:textId="288731C4" w:rsidR="00DB6B97" w:rsidRDefault="00DB6B97" w:rsidP="00DB6B97">
      <w:pPr>
        <w:pStyle w:val="Zdroje"/>
        <w:textDirection w:val="lrTb"/>
      </w:pPr>
      <w:r>
        <w:t xml:space="preserve">Source: Own elaboration, 2019  </w:t>
      </w:r>
    </w:p>
    <w:p w14:paraId="67CEC6A0" w14:textId="58F0C8B9" w:rsidR="00DC3B40" w:rsidRPr="00C75E91" w:rsidRDefault="00DC3B40">
      <w:pPr>
        <w:ind w:firstLine="0"/>
        <w:rPr>
          <w:lang w:val="en-US"/>
        </w:rPr>
      </w:pPr>
      <w:r w:rsidRPr="00C75E91">
        <w:rPr>
          <w:noProof/>
          <w:lang w:val="cs-CZ"/>
        </w:rPr>
        <mc:AlternateContent>
          <mc:Choice Requires="wps">
            <w:drawing>
              <wp:anchor distT="0" distB="0" distL="114300" distR="114300" simplePos="0" relativeHeight="251789312" behindDoc="0" locked="0" layoutInCell="1" allowOverlap="1" wp14:anchorId="2CA7AA6C" wp14:editId="40427993">
                <wp:simplePos x="0" y="0"/>
                <wp:positionH relativeFrom="margin">
                  <wp:posOffset>221615</wp:posOffset>
                </wp:positionH>
                <wp:positionV relativeFrom="paragraph">
                  <wp:posOffset>294005</wp:posOffset>
                </wp:positionV>
                <wp:extent cx="4932045" cy="154940"/>
                <wp:effectExtent l="0" t="0" r="1905" b="0"/>
                <wp:wrapSquare wrapText="bothSides"/>
                <wp:docPr id="25" name="Textové pole 25"/>
                <wp:cNvGraphicFramePr/>
                <a:graphic xmlns:a="http://schemas.openxmlformats.org/drawingml/2006/main">
                  <a:graphicData uri="http://schemas.microsoft.com/office/word/2010/wordprocessingShape">
                    <wps:wsp>
                      <wps:cNvSpPr txBox="1"/>
                      <wps:spPr>
                        <a:xfrm>
                          <a:off x="0" y="0"/>
                          <a:ext cx="4932045" cy="154940"/>
                        </a:xfrm>
                        <a:prstGeom prst="rect">
                          <a:avLst/>
                        </a:prstGeom>
                        <a:solidFill>
                          <a:prstClr val="white"/>
                        </a:solidFill>
                        <a:ln>
                          <a:noFill/>
                        </a:ln>
                      </wps:spPr>
                      <wps:txbx>
                        <w:txbxContent>
                          <w:p w14:paraId="463E1AB7" w14:textId="5AF1FAE8" w:rsidR="00DD6163" w:rsidRPr="0070087F" w:rsidRDefault="00DD6163" w:rsidP="005575F6">
                            <w:pPr>
                              <w:pStyle w:val="Zdroje"/>
                              <w:ind w:firstLine="0"/>
                              <w:jc w:val="left"/>
                              <w:rPr>
                                <w:sz w:val="24"/>
                              </w:rPr>
                            </w:pPr>
                            <w:r>
                              <w:t xml:space="preserve">Graph </w:t>
                            </w:r>
                            <w:fldSimple w:instr=" SEQ Graph \* ARABIC ">
                              <w:r>
                                <w:rPr>
                                  <w:noProof/>
                                </w:rPr>
                                <w:t>12</w:t>
                              </w:r>
                            </w:fldSimple>
                            <w:r>
                              <w:t>: Hotels vs AirBnB according to the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A7AA6C" id="Textové pole 25" o:spid="_x0000_s1094" type="#_x0000_t202" style="position:absolute;left:0;text-align:left;margin-left:17.45pt;margin-top:23.15pt;width:388.35pt;height:12.2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" stroked="f">
                <v:textbox inset="0,0,0,0">
                  <w:txbxContent>
                    <w:p w14:paraId="463E1AB7" w14:textId="5AF1FAE8" w:rsidR="00DD6163" w:rsidRPr="0070087F" w:rsidRDefault="00DD6163" w:rsidP="005575F6">
                      <w:pPr>
                        <w:pStyle w:val="Zdroje"/>
                        <w:ind w:firstLine="0"/>
                        <w:jc w:val="left"/>
                        <w:rPr>
                          <w:sz w:val="24"/>
                        </w:rPr>
                      </w:pPr>
                      <w:r>
                        <w:t xml:space="preserve">Graph </w:t>
                      </w:r>
                      <w:fldSimple w:instr=" SEQ Graph \* ARABIC ">
                        <w:r>
                          <w:rPr>
                            <w:noProof/>
                          </w:rPr>
                          <w:t>12</w:t>
                        </w:r>
                      </w:fldSimple>
                      <w:r>
                        <w:t>: Hotels vs AirBnB according to the gender</w:t>
                      </w:r>
                    </w:p>
                  </w:txbxContent>
                </v:textbox>
                <w10:wrap type="square" anchorx="margin"/>
              </v:shape>
            </w:pict>
          </mc:Fallback>
        </mc:AlternateContent>
      </w:r>
    </w:p>
    <w:p w14:paraId="00000258" w14:textId="713627BA" w:rsidR="00223A2A" w:rsidRPr="00C75E91" w:rsidRDefault="00632B91">
      <w:pPr>
        <w:ind w:firstLine="0"/>
        <w:rPr>
          <w:lang w:val="en-US"/>
        </w:rPr>
      </w:pPr>
      <w:r>
        <w:rPr>
          <w:noProof/>
          <w:lang w:val="cs-CZ"/>
        </w:rPr>
        <w:drawing>
          <wp:anchor distT="0" distB="0" distL="114300" distR="114300" simplePos="0" relativeHeight="252038144" behindDoc="0" locked="0" layoutInCell="1" allowOverlap="1" wp14:anchorId="214621D3" wp14:editId="22A387F1">
            <wp:simplePos x="0" y="0"/>
            <wp:positionH relativeFrom="margin">
              <wp:posOffset>405441</wp:posOffset>
            </wp:positionH>
            <wp:positionV relativeFrom="paragraph">
              <wp:posOffset>211718</wp:posOffset>
            </wp:positionV>
            <wp:extent cx="4744085" cy="2510155"/>
            <wp:effectExtent l="0" t="0" r="0" b="0"/>
            <wp:wrapSquare wrapText="bothSides"/>
            <wp:docPr id="497" name="Graf 4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3D1529" w:rsidRPr="00C75E91">
        <w:rPr>
          <w:noProof/>
          <w:lang w:val="en-US"/>
        </w:rPr>
        <w:t xml:space="preserve"> </w:t>
      </w:r>
    </w:p>
    <w:p w14:paraId="00000259" w14:textId="2C2DB99B" w:rsidR="00223A2A" w:rsidRPr="00C75E91" w:rsidRDefault="00223A2A">
      <w:pPr>
        <w:ind w:firstLine="0"/>
        <w:rPr>
          <w:lang w:val="en-US"/>
        </w:rPr>
      </w:pPr>
    </w:p>
    <w:p w14:paraId="65309029" w14:textId="2F625E1E" w:rsidR="00E707B2" w:rsidRPr="00C75E91" w:rsidRDefault="00E707B2">
      <w:pPr>
        <w:ind w:firstLine="0"/>
        <w:rPr>
          <w:lang w:val="en-US"/>
        </w:rPr>
      </w:pPr>
    </w:p>
    <w:p w14:paraId="05E5B268" w14:textId="77777777" w:rsidR="00E707B2" w:rsidRPr="00C75E91" w:rsidRDefault="00E707B2">
      <w:pPr>
        <w:ind w:firstLine="0"/>
        <w:rPr>
          <w:lang w:val="en-US"/>
        </w:rPr>
      </w:pPr>
    </w:p>
    <w:p w14:paraId="283B7C14" w14:textId="77777777" w:rsidR="00E707B2" w:rsidRPr="00C75E91" w:rsidRDefault="00E707B2">
      <w:pPr>
        <w:ind w:firstLine="0"/>
        <w:rPr>
          <w:lang w:val="en-US"/>
        </w:rPr>
      </w:pPr>
    </w:p>
    <w:p w14:paraId="4A106A9E" w14:textId="77777777" w:rsidR="00E707B2" w:rsidRPr="00C75E91" w:rsidRDefault="00E707B2">
      <w:pPr>
        <w:ind w:firstLine="0"/>
        <w:rPr>
          <w:lang w:val="en-US"/>
        </w:rPr>
      </w:pPr>
    </w:p>
    <w:p w14:paraId="3E311ED7" w14:textId="77777777" w:rsidR="00E707B2" w:rsidRPr="00C75E91" w:rsidRDefault="00E707B2">
      <w:pPr>
        <w:ind w:firstLine="0"/>
        <w:rPr>
          <w:lang w:val="en-US"/>
        </w:rPr>
      </w:pPr>
    </w:p>
    <w:p w14:paraId="26A43B61" w14:textId="22E51E14" w:rsidR="00E707B2" w:rsidRPr="00C75E91" w:rsidRDefault="00E707B2">
      <w:pPr>
        <w:ind w:firstLine="0"/>
        <w:rPr>
          <w:lang w:val="en-US"/>
        </w:rPr>
      </w:pPr>
    </w:p>
    <w:p w14:paraId="4601134C" w14:textId="037FDA65" w:rsidR="00632B91" w:rsidRDefault="003D1529">
      <w:pPr>
        <w:ind w:firstLine="0"/>
        <w:rPr>
          <w:lang w:val="en-US"/>
        </w:rPr>
      </w:pPr>
      <w:r w:rsidRPr="00C75E91">
        <w:rPr>
          <w:noProof/>
          <w:lang w:val="cs-CZ"/>
        </w:rPr>
        <mc:AlternateContent>
          <mc:Choice Requires="wps">
            <w:drawing>
              <wp:anchor distT="0" distB="0" distL="114300" distR="114300" simplePos="0" relativeHeight="251791360" behindDoc="0" locked="0" layoutInCell="1" allowOverlap="1" wp14:anchorId="2BFB3F0E" wp14:editId="56EFFDCD">
                <wp:simplePos x="0" y="0"/>
                <wp:positionH relativeFrom="margin">
                  <wp:posOffset>2948940</wp:posOffset>
                </wp:positionH>
                <wp:positionV relativeFrom="paragraph">
                  <wp:posOffset>278765</wp:posOffset>
                </wp:positionV>
                <wp:extent cx="2083435" cy="137795"/>
                <wp:effectExtent l="0" t="0" r="0" b="0"/>
                <wp:wrapSquare wrapText="bothSides"/>
                <wp:docPr id="26" name="Textové pole 26"/>
                <wp:cNvGraphicFramePr/>
                <a:graphic xmlns:a="http://schemas.openxmlformats.org/drawingml/2006/main">
                  <a:graphicData uri="http://schemas.microsoft.com/office/word/2010/wordprocessingShape">
                    <wps:wsp>
                      <wps:cNvSpPr txBox="1"/>
                      <wps:spPr>
                        <a:xfrm>
                          <a:off x="0" y="0"/>
                          <a:ext cx="2083435" cy="137795"/>
                        </a:xfrm>
                        <a:prstGeom prst="rect">
                          <a:avLst/>
                        </a:prstGeom>
                        <a:solidFill>
                          <a:prstClr val="white"/>
                        </a:solidFill>
                        <a:ln>
                          <a:noFill/>
                        </a:ln>
                      </wps:spPr>
                      <wps:txbx>
                        <w:txbxContent>
                          <w:p w14:paraId="42515C15" w14:textId="76A2E70A" w:rsidR="00DD6163" w:rsidRPr="00740D3B" w:rsidRDefault="00DD6163" w:rsidP="00E707B2">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B3F0E" id="Textové pole 26" o:spid="_x0000_s1095" type="#_x0000_t202" style="position:absolute;left:0;text-align:left;margin-left:232.2pt;margin-top:21.95pt;width:164.05pt;height:10.8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" stroked="f">
                <v:textbox inset="0,0,0,0">
                  <w:txbxContent>
                    <w:p w14:paraId="42515C15" w14:textId="76A2E70A" w:rsidR="00DD6163" w:rsidRPr="00740D3B" w:rsidRDefault="00DD6163" w:rsidP="00E707B2">
                      <w:pPr>
                        <w:pStyle w:val="Zdroje"/>
                        <w:rPr>
                          <w:noProof/>
                          <w:sz w:val="24"/>
                        </w:rPr>
                      </w:pPr>
                      <w:r>
                        <w:t xml:space="preserve">Source: Own elaboration, 2019  </w:t>
                      </w:r>
                    </w:p>
                  </w:txbxContent>
                </v:textbox>
                <w10:wrap type="square" anchorx="margin"/>
              </v:shape>
            </w:pict>
          </mc:Fallback>
        </mc:AlternateContent>
      </w:r>
    </w:p>
    <w:p w14:paraId="5AE9F4E9" w14:textId="7096A0B5" w:rsidR="00222690" w:rsidRDefault="00222690">
      <w:pPr>
        <w:rPr>
          <w:lang w:val="en-US"/>
        </w:rPr>
      </w:pPr>
      <w:r>
        <w:rPr>
          <w:lang w:val="en-US"/>
        </w:rPr>
        <w:br w:type="page"/>
      </w:r>
    </w:p>
    <w:p w14:paraId="0000025C" w14:textId="73D3DB1F" w:rsidR="00223A2A" w:rsidRPr="00C75E91" w:rsidRDefault="00E707B2">
      <w:pPr>
        <w:ind w:firstLine="0"/>
        <w:rPr>
          <w:lang w:val="en-US"/>
        </w:rPr>
      </w:pPr>
      <w:r w:rsidRPr="00C75E91">
        <w:rPr>
          <w:lang w:val="en-US"/>
        </w:rPr>
        <w:lastRenderedPageBreak/>
        <w:t>T</w:t>
      </w:r>
      <w:r w:rsidR="00105CFA" w:rsidRPr="00C75E91">
        <w:rPr>
          <w:lang w:val="en-US"/>
        </w:rPr>
        <w:t xml:space="preserve">he </w:t>
      </w:r>
      <w:r w:rsidR="00C57607">
        <w:rPr>
          <w:lang w:val="en-US"/>
        </w:rPr>
        <w:t>next</w:t>
      </w:r>
      <w:r w:rsidR="00105CFA" w:rsidRPr="00C75E91">
        <w:rPr>
          <w:lang w:val="en-US"/>
        </w:rPr>
        <w:t xml:space="preserve"> question in this set was about the recommendation for friends.</w:t>
      </w:r>
      <w:r w:rsidR="00C57607">
        <w:rPr>
          <w:lang w:val="en-US"/>
        </w:rPr>
        <w:t xml:space="preserve"> The exact question was “Would you recommend using AirBnB to your friends?”</w:t>
      </w:r>
      <w:r w:rsidR="00105CFA" w:rsidRPr="00C75E91">
        <w:rPr>
          <w:lang w:val="en-US"/>
        </w:rPr>
        <w:t xml:space="preserve"> 97 % said “Definitely yes” or “Rather yes”. Only 3 % said “Rather no</w:t>
      </w:r>
      <w:r w:rsidR="0047469F" w:rsidRPr="00C75E91">
        <w:rPr>
          <w:lang w:val="en-US"/>
        </w:rPr>
        <w:t>t</w:t>
      </w:r>
      <w:r w:rsidR="00105CFA" w:rsidRPr="00C75E91">
        <w:rPr>
          <w:lang w:val="en-US"/>
        </w:rPr>
        <w:t>”, nobody said “Definitely not”, we can assume that there are more positive experiences than negative ones.</w:t>
      </w:r>
    </w:p>
    <w:p w14:paraId="62D888F6" w14:textId="1B0C1D23" w:rsidR="00DB6B97" w:rsidRDefault="00DB6B97" w:rsidP="00DB6B97">
      <w:pPr>
        <w:pStyle w:val="Zdroje"/>
        <w:jc w:val="left"/>
      </w:pPr>
      <w:r>
        <w:t xml:space="preserve">Table </w:t>
      </w:r>
      <w:fldSimple w:instr=" SEQ Table \* ARABIC ">
        <w:r w:rsidR="000A5A00">
          <w:rPr>
            <w:noProof/>
          </w:rPr>
          <w:t>7</w:t>
        </w:r>
      </w:fldSimple>
      <w:r>
        <w:t xml:space="preserve"> Recommendation according to the gender</w:t>
      </w:r>
    </w:p>
    <w:tbl>
      <w:tblPr>
        <w:tblW w:w="5832" w:type="dxa"/>
        <w:jc w:val="center"/>
        <w:tblCellMar>
          <w:left w:w="70" w:type="dxa"/>
          <w:right w:w="70" w:type="dxa"/>
        </w:tblCellMar>
        <w:tblLook w:val="04A0" w:firstRow="1" w:lastRow="0" w:firstColumn="1" w:lastColumn="0" w:noHBand="0" w:noVBand="1"/>
      </w:tblPr>
      <w:tblGrid>
        <w:gridCol w:w="1512"/>
        <w:gridCol w:w="1072"/>
        <w:gridCol w:w="1088"/>
        <w:gridCol w:w="1072"/>
        <w:gridCol w:w="1088"/>
      </w:tblGrid>
      <w:tr w:rsidR="00DB6B97" w:rsidRPr="00B30C17" w14:paraId="5A800B65" w14:textId="77777777" w:rsidTr="00847767">
        <w:trPr>
          <w:trHeight w:val="285"/>
          <w:jc w:val="center"/>
        </w:trPr>
        <w:tc>
          <w:tcPr>
            <w:tcW w:w="15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C21349C" w14:textId="31BFFE3B" w:rsidR="00DB6B97" w:rsidRPr="00B30C17" w:rsidRDefault="00DB6B97" w:rsidP="00DB6B97">
            <w:pPr>
              <w:spacing w:after="0" w:line="240" w:lineRule="auto"/>
              <w:ind w:firstLine="0"/>
              <w:jc w:val="center"/>
              <w:rPr>
                <w:color w:val="000000"/>
                <w:sz w:val="22"/>
                <w:szCs w:val="22"/>
                <w:lang w:val="en-US"/>
              </w:rPr>
            </w:pPr>
          </w:p>
        </w:tc>
        <w:tc>
          <w:tcPr>
            <w:tcW w:w="2160" w:type="dxa"/>
            <w:gridSpan w:val="2"/>
            <w:tcBorders>
              <w:top w:val="single" w:sz="8" w:space="0" w:color="auto"/>
              <w:left w:val="nil"/>
              <w:bottom w:val="single" w:sz="4" w:space="0" w:color="auto"/>
              <w:right w:val="single" w:sz="4" w:space="0" w:color="auto"/>
            </w:tcBorders>
            <w:shd w:val="clear" w:color="auto" w:fill="auto"/>
            <w:noWrap/>
            <w:vAlign w:val="bottom"/>
            <w:hideMark/>
          </w:tcPr>
          <w:p w14:paraId="10EC105A" w14:textId="77777777" w:rsidR="00DB6B97" w:rsidRPr="00B30C17" w:rsidRDefault="00DB6B97" w:rsidP="00DB6B97">
            <w:pPr>
              <w:spacing w:after="0" w:line="240" w:lineRule="auto"/>
              <w:ind w:firstLine="0"/>
              <w:jc w:val="center"/>
              <w:rPr>
                <w:b/>
                <w:bCs/>
                <w:color w:val="000000"/>
                <w:sz w:val="22"/>
                <w:szCs w:val="22"/>
                <w:lang w:val="en-US"/>
              </w:rPr>
            </w:pPr>
            <w:r w:rsidRPr="00B30C17">
              <w:rPr>
                <w:b/>
                <w:bCs/>
                <w:color w:val="000000"/>
                <w:sz w:val="22"/>
                <w:szCs w:val="22"/>
                <w:lang w:val="en-US"/>
              </w:rPr>
              <w:t>Female</w:t>
            </w:r>
          </w:p>
        </w:tc>
        <w:tc>
          <w:tcPr>
            <w:tcW w:w="21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4B3C11B4" w14:textId="77777777" w:rsidR="00DB6B97" w:rsidRPr="00B30C17" w:rsidRDefault="00DB6B97" w:rsidP="00DB6B97">
            <w:pPr>
              <w:spacing w:after="0" w:line="240" w:lineRule="auto"/>
              <w:ind w:firstLine="0"/>
              <w:jc w:val="center"/>
              <w:rPr>
                <w:b/>
                <w:bCs/>
                <w:color w:val="000000"/>
                <w:sz w:val="22"/>
                <w:szCs w:val="22"/>
                <w:lang w:val="en-US"/>
              </w:rPr>
            </w:pPr>
            <w:r w:rsidRPr="00B30C17">
              <w:rPr>
                <w:b/>
                <w:bCs/>
                <w:color w:val="000000"/>
                <w:sz w:val="22"/>
                <w:szCs w:val="22"/>
                <w:lang w:val="en-US"/>
              </w:rPr>
              <w:t>Male</w:t>
            </w:r>
          </w:p>
        </w:tc>
      </w:tr>
      <w:tr w:rsidR="00DB6B97" w:rsidRPr="00B30C17" w14:paraId="4EDC352B" w14:textId="77777777" w:rsidTr="00847767">
        <w:trPr>
          <w:trHeight w:val="285"/>
          <w:jc w:val="center"/>
        </w:trPr>
        <w:tc>
          <w:tcPr>
            <w:tcW w:w="1512" w:type="dxa"/>
            <w:tcBorders>
              <w:top w:val="nil"/>
              <w:left w:val="single" w:sz="8" w:space="0" w:color="auto"/>
              <w:bottom w:val="single" w:sz="4" w:space="0" w:color="auto"/>
              <w:right w:val="single" w:sz="4" w:space="0" w:color="auto"/>
            </w:tcBorders>
            <w:shd w:val="clear" w:color="auto" w:fill="auto"/>
            <w:noWrap/>
            <w:vAlign w:val="bottom"/>
            <w:hideMark/>
          </w:tcPr>
          <w:p w14:paraId="7D41F5D5" w14:textId="3975BC3C" w:rsidR="00DB6B97" w:rsidRPr="00B30C17" w:rsidRDefault="00DB6B97" w:rsidP="00DB6B97">
            <w:pPr>
              <w:spacing w:after="0" w:line="240" w:lineRule="auto"/>
              <w:ind w:firstLine="0"/>
              <w:jc w:val="left"/>
              <w:rPr>
                <w:color w:val="000000"/>
                <w:sz w:val="22"/>
                <w:szCs w:val="22"/>
                <w:lang w:val="en-US"/>
              </w:rPr>
            </w:pPr>
            <w:r w:rsidRPr="00B30C17">
              <w:rPr>
                <w:color w:val="000000"/>
                <w:sz w:val="22"/>
                <w:szCs w:val="22"/>
                <w:lang w:val="en-US"/>
              </w:rPr>
              <w:t> </w:t>
            </w:r>
          </w:p>
        </w:tc>
        <w:tc>
          <w:tcPr>
            <w:tcW w:w="1072" w:type="dxa"/>
            <w:tcBorders>
              <w:top w:val="nil"/>
              <w:left w:val="nil"/>
              <w:bottom w:val="single" w:sz="4" w:space="0" w:color="auto"/>
              <w:right w:val="single" w:sz="4" w:space="0" w:color="auto"/>
            </w:tcBorders>
            <w:shd w:val="clear" w:color="auto" w:fill="auto"/>
            <w:noWrap/>
            <w:vAlign w:val="bottom"/>
            <w:hideMark/>
          </w:tcPr>
          <w:p w14:paraId="6680EBE8" w14:textId="77777777" w:rsidR="00DB6B97" w:rsidRPr="00B30C17" w:rsidRDefault="00DB6B97" w:rsidP="00DB6B97">
            <w:pPr>
              <w:spacing w:after="0" w:line="240" w:lineRule="auto"/>
              <w:ind w:firstLine="0"/>
              <w:jc w:val="center"/>
              <w:rPr>
                <w:b/>
                <w:bCs/>
                <w:color w:val="000000"/>
                <w:sz w:val="22"/>
                <w:szCs w:val="22"/>
                <w:lang w:val="en-US"/>
              </w:rPr>
            </w:pPr>
            <w:r w:rsidRPr="00B30C17">
              <w:rPr>
                <w:b/>
                <w:bCs/>
                <w:color w:val="000000"/>
                <w:sz w:val="22"/>
                <w:szCs w:val="22"/>
                <w:lang w:val="en-US"/>
              </w:rPr>
              <w:t>Abs.</w:t>
            </w:r>
          </w:p>
        </w:tc>
        <w:tc>
          <w:tcPr>
            <w:tcW w:w="1088" w:type="dxa"/>
            <w:tcBorders>
              <w:top w:val="nil"/>
              <w:left w:val="nil"/>
              <w:bottom w:val="single" w:sz="4" w:space="0" w:color="auto"/>
              <w:right w:val="single" w:sz="4" w:space="0" w:color="auto"/>
            </w:tcBorders>
            <w:shd w:val="clear" w:color="auto" w:fill="auto"/>
            <w:noWrap/>
            <w:vAlign w:val="bottom"/>
            <w:hideMark/>
          </w:tcPr>
          <w:p w14:paraId="7AE7031C" w14:textId="77777777" w:rsidR="00DB6B97" w:rsidRPr="00B30C17" w:rsidRDefault="00DB6B97" w:rsidP="00DB6B97">
            <w:pPr>
              <w:spacing w:after="0" w:line="240" w:lineRule="auto"/>
              <w:ind w:firstLine="0"/>
              <w:jc w:val="center"/>
              <w:rPr>
                <w:b/>
                <w:bCs/>
                <w:color w:val="000000"/>
                <w:sz w:val="22"/>
                <w:szCs w:val="22"/>
                <w:lang w:val="en-US"/>
              </w:rPr>
            </w:pPr>
            <w:r w:rsidRPr="00B30C17">
              <w:rPr>
                <w:b/>
                <w:bCs/>
                <w:color w:val="000000"/>
                <w:sz w:val="22"/>
                <w:szCs w:val="22"/>
                <w:lang w:val="en-US"/>
              </w:rPr>
              <w:t>Rel.</w:t>
            </w:r>
          </w:p>
        </w:tc>
        <w:tc>
          <w:tcPr>
            <w:tcW w:w="1072" w:type="dxa"/>
            <w:tcBorders>
              <w:top w:val="nil"/>
              <w:left w:val="nil"/>
              <w:bottom w:val="single" w:sz="4" w:space="0" w:color="auto"/>
              <w:right w:val="single" w:sz="4" w:space="0" w:color="auto"/>
            </w:tcBorders>
            <w:shd w:val="clear" w:color="auto" w:fill="auto"/>
            <w:noWrap/>
            <w:vAlign w:val="bottom"/>
            <w:hideMark/>
          </w:tcPr>
          <w:p w14:paraId="0B6F5597" w14:textId="77777777" w:rsidR="00DB6B97" w:rsidRPr="00B30C17" w:rsidRDefault="00DB6B97" w:rsidP="00DB6B97">
            <w:pPr>
              <w:spacing w:after="0" w:line="240" w:lineRule="auto"/>
              <w:ind w:firstLine="0"/>
              <w:jc w:val="center"/>
              <w:rPr>
                <w:b/>
                <w:bCs/>
                <w:color w:val="000000"/>
                <w:sz w:val="22"/>
                <w:szCs w:val="22"/>
                <w:lang w:val="en-US"/>
              </w:rPr>
            </w:pPr>
            <w:r w:rsidRPr="00B30C17">
              <w:rPr>
                <w:b/>
                <w:bCs/>
                <w:color w:val="000000"/>
                <w:sz w:val="22"/>
                <w:szCs w:val="22"/>
                <w:lang w:val="en-US"/>
              </w:rPr>
              <w:t>Abs.</w:t>
            </w:r>
          </w:p>
        </w:tc>
        <w:tc>
          <w:tcPr>
            <w:tcW w:w="1088" w:type="dxa"/>
            <w:tcBorders>
              <w:top w:val="nil"/>
              <w:left w:val="nil"/>
              <w:bottom w:val="single" w:sz="4" w:space="0" w:color="auto"/>
              <w:right w:val="single" w:sz="8" w:space="0" w:color="auto"/>
            </w:tcBorders>
            <w:shd w:val="clear" w:color="auto" w:fill="auto"/>
            <w:noWrap/>
            <w:vAlign w:val="bottom"/>
            <w:hideMark/>
          </w:tcPr>
          <w:p w14:paraId="4933449E" w14:textId="77777777" w:rsidR="00DB6B97" w:rsidRPr="00B30C17" w:rsidRDefault="00DB6B97" w:rsidP="00DB6B97">
            <w:pPr>
              <w:spacing w:after="0" w:line="240" w:lineRule="auto"/>
              <w:ind w:firstLine="0"/>
              <w:jc w:val="center"/>
              <w:rPr>
                <w:b/>
                <w:bCs/>
                <w:color w:val="000000"/>
                <w:sz w:val="22"/>
                <w:szCs w:val="22"/>
                <w:lang w:val="en-US"/>
              </w:rPr>
            </w:pPr>
            <w:r w:rsidRPr="00B30C17">
              <w:rPr>
                <w:b/>
                <w:bCs/>
                <w:color w:val="000000"/>
                <w:sz w:val="22"/>
                <w:szCs w:val="22"/>
                <w:lang w:val="en-US"/>
              </w:rPr>
              <w:t>Rel.</w:t>
            </w:r>
          </w:p>
        </w:tc>
      </w:tr>
      <w:tr w:rsidR="00DB6B97" w:rsidRPr="00B30C17" w14:paraId="409694B1" w14:textId="77777777" w:rsidTr="00847767">
        <w:trPr>
          <w:trHeight w:val="285"/>
          <w:jc w:val="center"/>
        </w:trPr>
        <w:tc>
          <w:tcPr>
            <w:tcW w:w="1512" w:type="dxa"/>
            <w:tcBorders>
              <w:top w:val="nil"/>
              <w:left w:val="single" w:sz="8" w:space="0" w:color="auto"/>
              <w:bottom w:val="single" w:sz="4" w:space="0" w:color="auto"/>
              <w:right w:val="single" w:sz="4" w:space="0" w:color="auto"/>
            </w:tcBorders>
            <w:shd w:val="clear" w:color="auto" w:fill="auto"/>
            <w:noWrap/>
            <w:vAlign w:val="bottom"/>
            <w:hideMark/>
          </w:tcPr>
          <w:p w14:paraId="70F08F4E" w14:textId="77777777" w:rsidR="00DB6B97" w:rsidRPr="00B30C17" w:rsidRDefault="00DB6B97" w:rsidP="00DB6B97">
            <w:pPr>
              <w:spacing w:after="0" w:line="240" w:lineRule="auto"/>
              <w:ind w:firstLine="0"/>
              <w:jc w:val="left"/>
              <w:rPr>
                <w:b/>
                <w:bCs/>
                <w:color w:val="000000"/>
                <w:sz w:val="22"/>
                <w:szCs w:val="22"/>
                <w:lang w:val="en-US"/>
              </w:rPr>
            </w:pPr>
            <w:r w:rsidRPr="00B30C17">
              <w:rPr>
                <w:b/>
                <w:bCs/>
                <w:color w:val="000000"/>
                <w:sz w:val="22"/>
                <w:szCs w:val="22"/>
                <w:lang w:val="en-US"/>
              </w:rPr>
              <w:t>Definitely not</w:t>
            </w:r>
          </w:p>
        </w:tc>
        <w:tc>
          <w:tcPr>
            <w:tcW w:w="1072" w:type="dxa"/>
            <w:tcBorders>
              <w:top w:val="nil"/>
              <w:left w:val="nil"/>
              <w:bottom w:val="single" w:sz="4" w:space="0" w:color="auto"/>
              <w:right w:val="single" w:sz="4" w:space="0" w:color="auto"/>
            </w:tcBorders>
            <w:shd w:val="clear" w:color="auto" w:fill="auto"/>
            <w:noWrap/>
            <w:vAlign w:val="bottom"/>
            <w:hideMark/>
          </w:tcPr>
          <w:p w14:paraId="57B697A0"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0</w:t>
            </w:r>
          </w:p>
        </w:tc>
        <w:tc>
          <w:tcPr>
            <w:tcW w:w="1088" w:type="dxa"/>
            <w:tcBorders>
              <w:top w:val="nil"/>
              <w:left w:val="nil"/>
              <w:bottom w:val="single" w:sz="4" w:space="0" w:color="auto"/>
              <w:right w:val="single" w:sz="4" w:space="0" w:color="auto"/>
            </w:tcBorders>
            <w:shd w:val="clear" w:color="auto" w:fill="auto"/>
            <w:noWrap/>
            <w:vAlign w:val="bottom"/>
            <w:hideMark/>
          </w:tcPr>
          <w:p w14:paraId="12E3AB5F"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0%</w:t>
            </w:r>
          </w:p>
        </w:tc>
        <w:tc>
          <w:tcPr>
            <w:tcW w:w="1072" w:type="dxa"/>
            <w:tcBorders>
              <w:top w:val="nil"/>
              <w:left w:val="nil"/>
              <w:bottom w:val="single" w:sz="4" w:space="0" w:color="auto"/>
              <w:right w:val="single" w:sz="4" w:space="0" w:color="auto"/>
            </w:tcBorders>
            <w:shd w:val="clear" w:color="auto" w:fill="auto"/>
            <w:noWrap/>
            <w:vAlign w:val="bottom"/>
            <w:hideMark/>
          </w:tcPr>
          <w:p w14:paraId="4332119C"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0</w:t>
            </w:r>
          </w:p>
        </w:tc>
        <w:tc>
          <w:tcPr>
            <w:tcW w:w="1088" w:type="dxa"/>
            <w:tcBorders>
              <w:top w:val="nil"/>
              <w:left w:val="nil"/>
              <w:bottom w:val="single" w:sz="4" w:space="0" w:color="auto"/>
              <w:right w:val="single" w:sz="8" w:space="0" w:color="auto"/>
            </w:tcBorders>
            <w:shd w:val="clear" w:color="auto" w:fill="auto"/>
            <w:noWrap/>
            <w:vAlign w:val="bottom"/>
            <w:hideMark/>
          </w:tcPr>
          <w:p w14:paraId="72DA6D0E"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0%</w:t>
            </w:r>
          </w:p>
        </w:tc>
      </w:tr>
      <w:tr w:rsidR="00DB6B97" w:rsidRPr="00B30C17" w14:paraId="216CB4DF" w14:textId="77777777" w:rsidTr="00847767">
        <w:trPr>
          <w:trHeight w:val="285"/>
          <w:jc w:val="center"/>
        </w:trPr>
        <w:tc>
          <w:tcPr>
            <w:tcW w:w="1512" w:type="dxa"/>
            <w:tcBorders>
              <w:top w:val="nil"/>
              <w:left w:val="single" w:sz="8" w:space="0" w:color="auto"/>
              <w:bottom w:val="single" w:sz="4" w:space="0" w:color="auto"/>
              <w:right w:val="single" w:sz="4" w:space="0" w:color="auto"/>
            </w:tcBorders>
            <w:shd w:val="clear" w:color="auto" w:fill="auto"/>
            <w:noWrap/>
            <w:vAlign w:val="bottom"/>
            <w:hideMark/>
          </w:tcPr>
          <w:p w14:paraId="6BD325A3" w14:textId="77777777" w:rsidR="00DB6B97" w:rsidRPr="00B30C17" w:rsidRDefault="00DB6B97" w:rsidP="00DB6B97">
            <w:pPr>
              <w:spacing w:after="0" w:line="240" w:lineRule="auto"/>
              <w:ind w:firstLine="0"/>
              <w:jc w:val="left"/>
              <w:rPr>
                <w:b/>
                <w:bCs/>
                <w:color w:val="000000"/>
                <w:sz w:val="22"/>
                <w:szCs w:val="22"/>
                <w:lang w:val="en-US"/>
              </w:rPr>
            </w:pPr>
            <w:r w:rsidRPr="00B30C17">
              <w:rPr>
                <w:b/>
                <w:bCs/>
                <w:color w:val="000000"/>
                <w:sz w:val="22"/>
                <w:szCs w:val="22"/>
                <w:lang w:val="en-US"/>
              </w:rPr>
              <w:t>Rather not</w:t>
            </w:r>
          </w:p>
        </w:tc>
        <w:tc>
          <w:tcPr>
            <w:tcW w:w="1072" w:type="dxa"/>
            <w:tcBorders>
              <w:top w:val="nil"/>
              <w:left w:val="nil"/>
              <w:bottom w:val="single" w:sz="4" w:space="0" w:color="auto"/>
              <w:right w:val="single" w:sz="4" w:space="0" w:color="auto"/>
            </w:tcBorders>
            <w:shd w:val="clear" w:color="auto" w:fill="auto"/>
            <w:noWrap/>
            <w:vAlign w:val="bottom"/>
            <w:hideMark/>
          </w:tcPr>
          <w:p w14:paraId="1E57C82A"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4</w:t>
            </w:r>
          </w:p>
        </w:tc>
        <w:tc>
          <w:tcPr>
            <w:tcW w:w="1088" w:type="dxa"/>
            <w:tcBorders>
              <w:top w:val="nil"/>
              <w:left w:val="nil"/>
              <w:bottom w:val="single" w:sz="4" w:space="0" w:color="auto"/>
              <w:right w:val="single" w:sz="4" w:space="0" w:color="auto"/>
            </w:tcBorders>
            <w:shd w:val="clear" w:color="auto" w:fill="auto"/>
            <w:noWrap/>
            <w:vAlign w:val="bottom"/>
            <w:hideMark/>
          </w:tcPr>
          <w:p w14:paraId="28A6C71B"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4%</w:t>
            </w:r>
          </w:p>
        </w:tc>
        <w:tc>
          <w:tcPr>
            <w:tcW w:w="1072" w:type="dxa"/>
            <w:tcBorders>
              <w:top w:val="nil"/>
              <w:left w:val="nil"/>
              <w:bottom w:val="single" w:sz="4" w:space="0" w:color="auto"/>
              <w:right w:val="single" w:sz="4" w:space="0" w:color="auto"/>
            </w:tcBorders>
            <w:shd w:val="clear" w:color="auto" w:fill="auto"/>
            <w:noWrap/>
            <w:vAlign w:val="bottom"/>
            <w:hideMark/>
          </w:tcPr>
          <w:p w14:paraId="2131141A"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1</w:t>
            </w:r>
          </w:p>
        </w:tc>
        <w:tc>
          <w:tcPr>
            <w:tcW w:w="1088" w:type="dxa"/>
            <w:tcBorders>
              <w:top w:val="nil"/>
              <w:left w:val="nil"/>
              <w:bottom w:val="single" w:sz="4" w:space="0" w:color="auto"/>
              <w:right w:val="single" w:sz="8" w:space="0" w:color="auto"/>
            </w:tcBorders>
            <w:shd w:val="clear" w:color="auto" w:fill="auto"/>
            <w:noWrap/>
            <w:vAlign w:val="bottom"/>
            <w:hideMark/>
          </w:tcPr>
          <w:p w14:paraId="72DCF33F"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2%</w:t>
            </w:r>
          </w:p>
        </w:tc>
      </w:tr>
      <w:tr w:rsidR="00DB6B97" w:rsidRPr="00B30C17" w14:paraId="107A6BDA" w14:textId="77777777" w:rsidTr="00847767">
        <w:trPr>
          <w:trHeight w:val="285"/>
          <w:jc w:val="center"/>
        </w:trPr>
        <w:tc>
          <w:tcPr>
            <w:tcW w:w="1512" w:type="dxa"/>
            <w:tcBorders>
              <w:top w:val="nil"/>
              <w:left w:val="single" w:sz="8" w:space="0" w:color="auto"/>
              <w:bottom w:val="single" w:sz="4" w:space="0" w:color="auto"/>
              <w:right w:val="single" w:sz="4" w:space="0" w:color="auto"/>
            </w:tcBorders>
            <w:shd w:val="clear" w:color="auto" w:fill="auto"/>
            <w:noWrap/>
            <w:vAlign w:val="bottom"/>
            <w:hideMark/>
          </w:tcPr>
          <w:p w14:paraId="62638196" w14:textId="299C49E7" w:rsidR="00DB6B97" w:rsidRPr="00B30C17" w:rsidRDefault="00DB6B97" w:rsidP="00DB6B97">
            <w:pPr>
              <w:spacing w:after="0" w:line="240" w:lineRule="auto"/>
              <w:ind w:firstLine="0"/>
              <w:jc w:val="left"/>
              <w:rPr>
                <w:b/>
                <w:bCs/>
                <w:color w:val="000000"/>
                <w:sz w:val="22"/>
                <w:szCs w:val="22"/>
                <w:lang w:val="en-US"/>
              </w:rPr>
            </w:pPr>
            <w:r w:rsidRPr="00B30C17">
              <w:rPr>
                <w:b/>
                <w:bCs/>
                <w:color w:val="000000"/>
                <w:sz w:val="22"/>
                <w:szCs w:val="22"/>
                <w:lang w:val="en-US"/>
              </w:rPr>
              <w:t>Rather yes</w:t>
            </w:r>
          </w:p>
        </w:tc>
        <w:tc>
          <w:tcPr>
            <w:tcW w:w="1072" w:type="dxa"/>
            <w:tcBorders>
              <w:top w:val="nil"/>
              <w:left w:val="nil"/>
              <w:bottom w:val="single" w:sz="4" w:space="0" w:color="auto"/>
              <w:right w:val="single" w:sz="4" w:space="0" w:color="auto"/>
            </w:tcBorders>
            <w:shd w:val="clear" w:color="auto" w:fill="auto"/>
            <w:noWrap/>
            <w:vAlign w:val="bottom"/>
            <w:hideMark/>
          </w:tcPr>
          <w:p w14:paraId="1E6F48A3"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34</w:t>
            </w:r>
          </w:p>
        </w:tc>
        <w:tc>
          <w:tcPr>
            <w:tcW w:w="1088" w:type="dxa"/>
            <w:tcBorders>
              <w:top w:val="nil"/>
              <w:left w:val="nil"/>
              <w:bottom w:val="single" w:sz="4" w:space="0" w:color="auto"/>
              <w:right w:val="single" w:sz="4" w:space="0" w:color="auto"/>
            </w:tcBorders>
            <w:shd w:val="clear" w:color="auto" w:fill="auto"/>
            <w:noWrap/>
            <w:vAlign w:val="bottom"/>
            <w:hideMark/>
          </w:tcPr>
          <w:p w14:paraId="2E425355"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31%</w:t>
            </w:r>
          </w:p>
        </w:tc>
        <w:tc>
          <w:tcPr>
            <w:tcW w:w="1072" w:type="dxa"/>
            <w:tcBorders>
              <w:top w:val="nil"/>
              <w:left w:val="nil"/>
              <w:bottom w:val="single" w:sz="4" w:space="0" w:color="auto"/>
              <w:right w:val="single" w:sz="4" w:space="0" w:color="auto"/>
            </w:tcBorders>
            <w:shd w:val="clear" w:color="auto" w:fill="auto"/>
            <w:noWrap/>
            <w:vAlign w:val="bottom"/>
            <w:hideMark/>
          </w:tcPr>
          <w:p w14:paraId="4183AD9C"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17</w:t>
            </w:r>
          </w:p>
        </w:tc>
        <w:tc>
          <w:tcPr>
            <w:tcW w:w="1088" w:type="dxa"/>
            <w:tcBorders>
              <w:top w:val="nil"/>
              <w:left w:val="nil"/>
              <w:bottom w:val="single" w:sz="4" w:space="0" w:color="auto"/>
              <w:right w:val="single" w:sz="8" w:space="0" w:color="auto"/>
            </w:tcBorders>
            <w:shd w:val="clear" w:color="auto" w:fill="auto"/>
            <w:noWrap/>
            <w:vAlign w:val="bottom"/>
            <w:hideMark/>
          </w:tcPr>
          <w:p w14:paraId="73A80951"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35%</w:t>
            </w:r>
          </w:p>
        </w:tc>
      </w:tr>
      <w:tr w:rsidR="00DB6B97" w:rsidRPr="00B30C17" w14:paraId="21B7DC80" w14:textId="77777777" w:rsidTr="00847767">
        <w:trPr>
          <w:trHeight w:val="300"/>
          <w:jc w:val="center"/>
        </w:trPr>
        <w:tc>
          <w:tcPr>
            <w:tcW w:w="1512" w:type="dxa"/>
            <w:tcBorders>
              <w:top w:val="nil"/>
              <w:left w:val="single" w:sz="8" w:space="0" w:color="auto"/>
              <w:bottom w:val="single" w:sz="8" w:space="0" w:color="auto"/>
              <w:right w:val="single" w:sz="4" w:space="0" w:color="auto"/>
            </w:tcBorders>
            <w:shd w:val="clear" w:color="auto" w:fill="auto"/>
            <w:noWrap/>
            <w:vAlign w:val="bottom"/>
            <w:hideMark/>
          </w:tcPr>
          <w:p w14:paraId="438854C0" w14:textId="72B41064" w:rsidR="00DB6B97" w:rsidRPr="00B30C17" w:rsidRDefault="00DB6B97" w:rsidP="00DB6B97">
            <w:pPr>
              <w:spacing w:after="0" w:line="240" w:lineRule="auto"/>
              <w:ind w:firstLine="0"/>
              <w:jc w:val="left"/>
              <w:rPr>
                <w:b/>
                <w:bCs/>
                <w:color w:val="000000"/>
                <w:sz w:val="22"/>
                <w:szCs w:val="22"/>
                <w:lang w:val="en-US"/>
              </w:rPr>
            </w:pPr>
            <w:r w:rsidRPr="00B30C17">
              <w:rPr>
                <w:b/>
                <w:bCs/>
                <w:color w:val="000000"/>
                <w:sz w:val="22"/>
                <w:szCs w:val="22"/>
                <w:lang w:val="en-US"/>
              </w:rPr>
              <w:t>Definitely yes</w:t>
            </w:r>
          </w:p>
        </w:tc>
        <w:tc>
          <w:tcPr>
            <w:tcW w:w="1072" w:type="dxa"/>
            <w:tcBorders>
              <w:top w:val="nil"/>
              <w:left w:val="nil"/>
              <w:bottom w:val="single" w:sz="8" w:space="0" w:color="auto"/>
              <w:right w:val="single" w:sz="4" w:space="0" w:color="auto"/>
            </w:tcBorders>
            <w:shd w:val="clear" w:color="auto" w:fill="auto"/>
            <w:noWrap/>
            <w:vAlign w:val="bottom"/>
            <w:hideMark/>
          </w:tcPr>
          <w:p w14:paraId="60281952"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71</w:t>
            </w:r>
          </w:p>
        </w:tc>
        <w:tc>
          <w:tcPr>
            <w:tcW w:w="1088" w:type="dxa"/>
            <w:tcBorders>
              <w:top w:val="nil"/>
              <w:left w:val="nil"/>
              <w:bottom w:val="single" w:sz="8" w:space="0" w:color="auto"/>
              <w:right w:val="single" w:sz="4" w:space="0" w:color="auto"/>
            </w:tcBorders>
            <w:shd w:val="clear" w:color="auto" w:fill="auto"/>
            <w:noWrap/>
            <w:vAlign w:val="bottom"/>
            <w:hideMark/>
          </w:tcPr>
          <w:p w14:paraId="7D605B3E"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65%</w:t>
            </w:r>
          </w:p>
        </w:tc>
        <w:tc>
          <w:tcPr>
            <w:tcW w:w="1072" w:type="dxa"/>
            <w:tcBorders>
              <w:top w:val="nil"/>
              <w:left w:val="nil"/>
              <w:bottom w:val="single" w:sz="8" w:space="0" w:color="auto"/>
              <w:right w:val="single" w:sz="4" w:space="0" w:color="auto"/>
            </w:tcBorders>
            <w:shd w:val="clear" w:color="auto" w:fill="auto"/>
            <w:noWrap/>
            <w:vAlign w:val="bottom"/>
            <w:hideMark/>
          </w:tcPr>
          <w:p w14:paraId="74994E69" w14:textId="77777777" w:rsidR="00DB6B97" w:rsidRPr="00B30C17" w:rsidRDefault="00DB6B97" w:rsidP="00DB6B97">
            <w:pPr>
              <w:spacing w:after="0" w:line="240" w:lineRule="auto"/>
              <w:ind w:firstLine="0"/>
              <w:jc w:val="right"/>
              <w:rPr>
                <w:color w:val="000000"/>
                <w:sz w:val="22"/>
                <w:szCs w:val="22"/>
                <w:lang w:val="en-US"/>
              </w:rPr>
            </w:pPr>
            <w:r w:rsidRPr="00B30C17">
              <w:rPr>
                <w:color w:val="000000"/>
                <w:sz w:val="22"/>
                <w:szCs w:val="22"/>
                <w:lang w:val="en-US"/>
              </w:rPr>
              <w:t>30</w:t>
            </w:r>
          </w:p>
        </w:tc>
        <w:tc>
          <w:tcPr>
            <w:tcW w:w="1088" w:type="dxa"/>
            <w:tcBorders>
              <w:top w:val="nil"/>
              <w:left w:val="nil"/>
              <w:bottom w:val="single" w:sz="8" w:space="0" w:color="auto"/>
              <w:right w:val="single" w:sz="8" w:space="0" w:color="auto"/>
            </w:tcBorders>
            <w:shd w:val="clear" w:color="auto" w:fill="auto"/>
            <w:noWrap/>
            <w:vAlign w:val="bottom"/>
            <w:hideMark/>
          </w:tcPr>
          <w:p w14:paraId="3861F9C5" w14:textId="77777777" w:rsidR="00DB6B97" w:rsidRPr="00B30C17" w:rsidRDefault="00DB6B97" w:rsidP="00DB6B97">
            <w:pPr>
              <w:keepNext/>
              <w:spacing w:after="0" w:line="240" w:lineRule="auto"/>
              <w:ind w:firstLine="0"/>
              <w:jc w:val="right"/>
              <w:rPr>
                <w:color w:val="000000"/>
                <w:sz w:val="22"/>
                <w:szCs w:val="22"/>
                <w:lang w:val="en-US"/>
              </w:rPr>
            </w:pPr>
            <w:r w:rsidRPr="00B30C17">
              <w:rPr>
                <w:color w:val="000000"/>
                <w:sz w:val="22"/>
                <w:szCs w:val="22"/>
                <w:lang w:val="en-US"/>
              </w:rPr>
              <w:t>63%</w:t>
            </w:r>
          </w:p>
        </w:tc>
      </w:tr>
    </w:tbl>
    <w:p w14:paraId="09806590" w14:textId="0F07F68A" w:rsidR="00DB6B97" w:rsidRPr="00740D3B" w:rsidRDefault="00DB6B97" w:rsidP="00DB6B97">
      <w:pPr>
        <w:pStyle w:val="Zdroje"/>
        <w:rPr>
          <w:noProof/>
          <w:sz w:val="24"/>
        </w:rPr>
      </w:pPr>
      <w:r>
        <w:t xml:space="preserve">Source: Own elaboration, 2019  </w:t>
      </w:r>
    </w:p>
    <w:p w14:paraId="3DA244F1" w14:textId="387BF81F" w:rsidR="0047469F" w:rsidRPr="00C75E91" w:rsidRDefault="00DB6B97">
      <w:pPr>
        <w:ind w:firstLine="0"/>
        <w:rPr>
          <w:lang w:val="en-US"/>
        </w:rPr>
      </w:pPr>
      <w:r w:rsidRPr="00C75E91">
        <w:rPr>
          <w:noProof/>
          <w:lang w:val="cs-CZ"/>
        </w:rPr>
        <mc:AlternateContent>
          <mc:Choice Requires="wps">
            <w:drawing>
              <wp:anchor distT="0" distB="0" distL="114300" distR="114300" simplePos="0" relativeHeight="251793408" behindDoc="0" locked="0" layoutInCell="1" allowOverlap="1" wp14:anchorId="65D53D2B" wp14:editId="6AB2934E">
                <wp:simplePos x="0" y="0"/>
                <wp:positionH relativeFrom="margin">
                  <wp:align>left</wp:align>
                </wp:positionH>
                <wp:positionV relativeFrom="paragraph">
                  <wp:posOffset>115570</wp:posOffset>
                </wp:positionV>
                <wp:extent cx="4889500" cy="180975"/>
                <wp:effectExtent l="0" t="0" r="6350" b="9525"/>
                <wp:wrapSquare wrapText="bothSides"/>
                <wp:docPr id="27" name="Textové pole 27"/>
                <wp:cNvGraphicFramePr/>
                <a:graphic xmlns:a="http://schemas.openxmlformats.org/drawingml/2006/main">
                  <a:graphicData uri="http://schemas.microsoft.com/office/word/2010/wordprocessingShape">
                    <wps:wsp>
                      <wps:cNvSpPr txBox="1"/>
                      <wps:spPr>
                        <a:xfrm>
                          <a:off x="0" y="0"/>
                          <a:ext cx="4889500" cy="180975"/>
                        </a:xfrm>
                        <a:prstGeom prst="rect">
                          <a:avLst/>
                        </a:prstGeom>
                        <a:solidFill>
                          <a:prstClr val="white"/>
                        </a:solidFill>
                        <a:ln>
                          <a:noFill/>
                        </a:ln>
                      </wps:spPr>
                      <wps:txbx>
                        <w:txbxContent>
                          <w:p w14:paraId="4AB6E472" w14:textId="41F9E443" w:rsidR="00DD6163" w:rsidRPr="00AD3BB3" w:rsidRDefault="00DD6163" w:rsidP="005575F6">
                            <w:pPr>
                              <w:pStyle w:val="Zdroje"/>
                              <w:ind w:firstLine="0"/>
                              <w:jc w:val="left"/>
                              <w:rPr>
                                <w:sz w:val="24"/>
                              </w:rPr>
                            </w:pPr>
                            <w:r>
                              <w:t xml:space="preserve">Graph </w:t>
                            </w:r>
                            <w:fldSimple w:instr=" SEQ Graph \* ARABIC ">
                              <w:r>
                                <w:rPr>
                                  <w:noProof/>
                                </w:rPr>
                                <w:t>13</w:t>
                              </w:r>
                            </w:fldSimple>
                            <w:r>
                              <w:t>: Recommendation according to the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3D2B" id="Textové pole 27" o:spid="_x0000_s1096" type="#_x0000_t202" style="position:absolute;left:0;text-align:left;margin-left:0;margin-top:9.1pt;width:385pt;height:14.2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" stroked="f">
                <v:textbox inset="0,0,0,0">
                  <w:txbxContent>
                    <w:p w14:paraId="4AB6E472" w14:textId="41F9E443" w:rsidR="00DD6163" w:rsidRPr="00AD3BB3" w:rsidRDefault="00DD6163" w:rsidP="005575F6">
                      <w:pPr>
                        <w:pStyle w:val="Zdroje"/>
                        <w:ind w:firstLine="0"/>
                        <w:jc w:val="left"/>
                        <w:rPr>
                          <w:sz w:val="24"/>
                        </w:rPr>
                      </w:pPr>
                      <w:r>
                        <w:t xml:space="preserve">Graph </w:t>
                      </w:r>
                      <w:fldSimple w:instr=" SEQ Graph \* ARABIC ">
                        <w:r>
                          <w:rPr>
                            <w:noProof/>
                          </w:rPr>
                          <w:t>13</w:t>
                        </w:r>
                      </w:fldSimple>
                      <w:r>
                        <w:t>: Recommendation according to the gender</w:t>
                      </w:r>
                    </w:p>
                  </w:txbxContent>
                </v:textbox>
                <w10:wrap type="square" anchorx="margin"/>
              </v:shape>
            </w:pict>
          </mc:Fallback>
        </mc:AlternateContent>
      </w:r>
    </w:p>
    <w:p w14:paraId="2E30813C" w14:textId="7A0FEAEC" w:rsidR="0047469F" w:rsidRPr="00C75E91" w:rsidRDefault="00DB6B97">
      <w:pPr>
        <w:ind w:firstLine="0"/>
        <w:rPr>
          <w:lang w:val="en-US"/>
        </w:rPr>
      </w:pPr>
      <w:r>
        <w:rPr>
          <w:noProof/>
          <w:lang w:val="cs-CZ"/>
        </w:rPr>
        <w:drawing>
          <wp:anchor distT="0" distB="0" distL="114300" distR="114300" simplePos="0" relativeHeight="252089344" behindDoc="0" locked="0" layoutInCell="1" allowOverlap="1" wp14:anchorId="1DC50D9F" wp14:editId="2E69030F">
            <wp:simplePos x="0" y="0"/>
            <wp:positionH relativeFrom="margin">
              <wp:align>center</wp:align>
            </wp:positionH>
            <wp:positionV relativeFrom="paragraph">
              <wp:posOffset>15240</wp:posOffset>
            </wp:positionV>
            <wp:extent cx="4572000" cy="2743200"/>
            <wp:effectExtent l="0" t="0" r="0" b="0"/>
            <wp:wrapSquare wrapText="bothSides"/>
            <wp:docPr id="38" name="Graf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p>
    <w:p w14:paraId="7DCA3700" w14:textId="0A4AFE71" w:rsidR="0047469F" w:rsidRPr="00C75E91" w:rsidRDefault="0047469F">
      <w:pPr>
        <w:ind w:firstLine="0"/>
        <w:rPr>
          <w:lang w:val="en-US"/>
        </w:rPr>
      </w:pPr>
    </w:p>
    <w:p w14:paraId="75C8D937" w14:textId="354212CF" w:rsidR="0047469F" w:rsidRPr="00C75E91" w:rsidRDefault="0047469F">
      <w:pPr>
        <w:ind w:firstLine="0"/>
        <w:rPr>
          <w:lang w:val="en-US"/>
        </w:rPr>
      </w:pPr>
    </w:p>
    <w:p w14:paraId="42D8648B" w14:textId="7C8158BD" w:rsidR="0047469F" w:rsidRPr="00C75E91" w:rsidRDefault="0047469F">
      <w:pPr>
        <w:ind w:firstLine="0"/>
        <w:rPr>
          <w:lang w:val="en-US"/>
        </w:rPr>
      </w:pPr>
    </w:p>
    <w:p w14:paraId="4F409649" w14:textId="7250A0FE" w:rsidR="0047469F" w:rsidRPr="00C75E91" w:rsidRDefault="0047469F">
      <w:pPr>
        <w:ind w:firstLine="0"/>
        <w:rPr>
          <w:lang w:val="en-US"/>
        </w:rPr>
      </w:pPr>
    </w:p>
    <w:p w14:paraId="0AFB0478" w14:textId="77777777" w:rsidR="00DB6B97" w:rsidRDefault="00DB6B97">
      <w:pPr>
        <w:rPr>
          <w:lang w:val="en-US"/>
        </w:rPr>
      </w:pPr>
    </w:p>
    <w:p w14:paraId="72FC5B65" w14:textId="77777777" w:rsidR="00DB6B97" w:rsidRDefault="00DB6B97">
      <w:pPr>
        <w:rPr>
          <w:lang w:val="en-US"/>
        </w:rPr>
      </w:pPr>
    </w:p>
    <w:p w14:paraId="1B420CE9" w14:textId="77777777" w:rsidR="00DB6B97" w:rsidRDefault="00DB6B97">
      <w:pPr>
        <w:rPr>
          <w:lang w:val="en-US"/>
        </w:rPr>
      </w:pPr>
    </w:p>
    <w:p w14:paraId="2BDF598C" w14:textId="70930C21" w:rsidR="00DB6B97" w:rsidRDefault="00DB6B97">
      <w:pPr>
        <w:rPr>
          <w:lang w:val="en-US"/>
        </w:rPr>
      </w:pPr>
      <w:r w:rsidRPr="00C75E91">
        <w:rPr>
          <w:noProof/>
          <w:lang w:val="cs-CZ"/>
        </w:rPr>
        <mc:AlternateContent>
          <mc:Choice Requires="wps">
            <w:drawing>
              <wp:anchor distT="0" distB="0" distL="114300" distR="114300" simplePos="0" relativeHeight="251795456" behindDoc="0" locked="0" layoutInCell="1" allowOverlap="1" wp14:anchorId="6C6580EE" wp14:editId="0DBFA39A">
                <wp:simplePos x="0" y="0"/>
                <wp:positionH relativeFrom="margin">
                  <wp:posOffset>3244850</wp:posOffset>
                </wp:positionH>
                <wp:positionV relativeFrom="paragraph">
                  <wp:posOffset>121920</wp:posOffset>
                </wp:positionV>
                <wp:extent cx="1929765" cy="238125"/>
                <wp:effectExtent l="0" t="0" r="0" b="9525"/>
                <wp:wrapSquare wrapText="bothSides"/>
                <wp:docPr id="28" name="Textové pole 28"/>
                <wp:cNvGraphicFramePr/>
                <a:graphic xmlns:a="http://schemas.openxmlformats.org/drawingml/2006/main">
                  <a:graphicData uri="http://schemas.microsoft.com/office/word/2010/wordprocessingShape">
                    <wps:wsp>
                      <wps:cNvSpPr txBox="1"/>
                      <wps:spPr>
                        <a:xfrm>
                          <a:off x="0" y="0"/>
                          <a:ext cx="1929765" cy="238125"/>
                        </a:xfrm>
                        <a:prstGeom prst="rect">
                          <a:avLst/>
                        </a:prstGeom>
                        <a:solidFill>
                          <a:prstClr val="white"/>
                        </a:solidFill>
                        <a:ln>
                          <a:noFill/>
                        </a:ln>
                      </wps:spPr>
                      <wps:txbx>
                        <w:txbxContent>
                          <w:p w14:paraId="550CAE4A" w14:textId="0DA71491" w:rsidR="00DD6163" w:rsidRPr="00C2400D" w:rsidRDefault="00DD6163" w:rsidP="00E707B2">
                            <w:pPr>
                              <w:pStyle w:val="Zdroje"/>
                              <w:rPr>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580EE" id="Textové pole 28" o:spid="_x0000_s1097" type="#_x0000_t202" style="position:absolute;left:0;text-align:left;margin-left:255.5pt;margin-top:9.6pt;width:151.95pt;height:18.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" stroked="f">
                <v:textbox inset="0,0,0,0">
                  <w:txbxContent>
                    <w:p w14:paraId="550CAE4A" w14:textId="0DA71491" w:rsidR="00DD6163" w:rsidRPr="00C2400D" w:rsidRDefault="00DD6163" w:rsidP="00E707B2">
                      <w:pPr>
                        <w:pStyle w:val="Zdroje"/>
                        <w:rPr>
                          <w:sz w:val="24"/>
                        </w:rPr>
                      </w:pPr>
                      <w:r>
                        <w:t xml:space="preserve">Source: Own elaboration, 2019  </w:t>
                      </w:r>
                    </w:p>
                  </w:txbxContent>
                </v:textbox>
                <w10:wrap type="square" anchorx="margin"/>
              </v:shape>
            </w:pict>
          </mc:Fallback>
        </mc:AlternateContent>
      </w:r>
    </w:p>
    <w:p w14:paraId="6E6C4AEB" w14:textId="39BD6A24" w:rsidR="0047469F" w:rsidRPr="00C75E91" w:rsidRDefault="0047469F">
      <w:pPr>
        <w:rPr>
          <w:lang w:val="en-US"/>
        </w:rPr>
      </w:pPr>
    </w:p>
    <w:p w14:paraId="4A0D5904" w14:textId="23B3611E" w:rsidR="00222690" w:rsidRDefault="00F63463">
      <w:pPr>
        <w:rPr>
          <w:lang w:val="en-US"/>
        </w:rPr>
      </w:pPr>
      <w:r w:rsidRPr="00F63463">
        <w:rPr>
          <w:lang w:val="en-US"/>
        </w:rPr>
        <w:t xml:space="preserve"> </w:t>
      </w:r>
      <w:r>
        <w:rPr>
          <w:lang w:val="en-US"/>
        </w:rPr>
        <w:t>R</w:t>
      </w:r>
      <w:r w:rsidRPr="00C75E91">
        <w:rPr>
          <w:lang w:val="en-US"/>
        </w:rPr>
        <w:t xml:space="preserve">espondents were </w:t>
      </w:r>
      <w:r>
        <w:rPr>
          <w:lang w:val="en-US"/>
        </w:rPr>
        <w:t xml:space="preserve">also </w:t>
      </w:r>
      <w:r w:rsidRPr="00C75E91">
        <w:rPr>
          <w:lang w:val="en-US"/>
        </w:rPr>
        <w:t>asked if they think that AirBnB helps to develop tourism in destination. 82 % said “Definitely yes” or “Rather yes”, 18 % said “Definitely no” or “Rather no”.</w:t>
      </w:r>
    </w:p>
    <w:p w14:paraId="43974544" w14:textId="1D492429" w:rsidR="00F63463" w:rsidRDefault="00F63463">
      <w:pPr>
        <w:rPr>
          <w:lang w:val="en-US"/>
        </w:rPr>
      </w:pPr>
    </w:p>
    <w:p w14:paraId="19FD064C" w14:textId="1AE75D70" w:rsidR="00F63463" w:rsidRDefault="00F63463">
      <w:pPr>
        <w:rPr>
          <w:lang w:val="en-US"/>
        </w:rPr>
      </w:pPr>
    </w:p>
    <w:p w14:paraId="38F864A2" w14:textId="2C39779D" w:rsidR="00F63463" w:rsidRDefault="00F63463">
      <w:pPr>
        <w:rPr>
          <w:lang w:val="en-US"/>
        </w:rPr>
      </w:pPr>
    </w:p>
    <w:p w14:paraId="33AE96EE" w14:textId="77777777" w:rsidR="00F63463" w:rsidRDefault="00F63463">
      <w:pPr>
        <w:rPr>
          <w:lang w:val="en-US"/>
        </w:rPr>
      </w:pPr>
    </w:p>
    <w:p w14:paraId="0000025E" w14:textId="4332B484" w:rsidR="00223A2A" w:rsidRDefault="0047469F">
      <w:pPr>
        <w:ind w:firstLine="0"/>
        <w:rPr>
          <w:lang w:val="en-US"/>
        </w:rPr>
      </w:pPr>
      <w:r w:rsidRPr="00C75E91">
        <w:rPr>
          <w:noProof/>
          <w:lang w:val="cs-CZ"/>
        </w:rPr>
        <w:lastRenderedPageBreak/>
        <mc:AlternateContent>
          <mc:Choice Requires="wps">
            <w:drawing>
              <wp:inline distT="0" distB="0" distL="0" distR="0" wp14:anchorId="74F15AE5" wp14:editId="28D984B7">
                <wp:extent cx="5090795" cy="190500"/>
                <wp:effectExtent l="0" t="0" r="0" b="0"/>
                <wp:docPr id="29" name="Textové pole 29"/>
                <wp:cNvGraphicFramePr/>
                <a:graphic xmlns:a="http://schemas.openxmlformats.org/drawingml/2006/main">
                  <a:graphicData uri="http://schemas.microsoft.com/office/word/2010/wordprocessingShape">
                    <wps:wsp>
                      <wps:cNvSpPr txBox="1"/>
                      <wps:spPr>
                        <a:xfrm>
                          <a:off x="0" y="0"/>
                          <a:ext cx="5090795" cy="190500"/>
                        </a:xfrm>
                        <a:prstGeom prst="rect">
                          <a:avLst/>
                        </a:prstGeom>
                        <a:solidFill>
                          <a:prstClr val="white"/>
                        </a:solidFill>
                        <a:ln>
                          <a:noFill/>
                        </a:ln>
                      </wps:spPr>
                      <wps:txbx>
                        <w:txbxContent>
                          <w:p w14:paraId="0B0D56CF" w14:textId="11C507BA" w:rsidR="00DD6163" w:rsidRPr="003110CC" w:rsidRDefault="00DD6163" w:rsidP="005575F6">
                            <w:pPr>
                              <w:pStyle w:val="Zdroje"/>
                              <w:ind w:firstLine="0"/>
                              <w:jc w:val="left"/>
                              <w:rPr>
                                <w:sz w:val="24"/>
                              </w:rPr>
                            </w:pPr>
                            <w:r>
                              <w:t xml:space="preserve">Graph </w:t>
                            </w:r>
                            <w:fldSimple w:instr=" SEQ Graph \* ARABIC ">
                              <w:r>
                                <w:rPr>
                                  <w:noProof/>
                                </w:rPr>
                                <w:t>14</w:t>
                              </w:r>
                            </w:fldSimple>
                            <w:r>
                              <w:t>: Tourism development according to the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F15AE5" id="Textové pole 29" o:spid="_x0000_s1098" type="#_x0000_t202" style="width:400.8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" stroked="f">
                <v:textbox inset="0,0,0,0">
                  <w:txbxContent>
                    <w:p w14:paraId="0B0D56CF" w14:textId="11C507BA" w:rsidR="00DD6163" w:rsidRPr="003110CC" w:rsidRDefault="00DD6163" w:rsidP="005575F6">
                      <w:pPr>
                        <w:pStyle w:val="Zdroje"/>
                        <w:ind w:firstLine="0"/>
                        <w:jc w:val="left"/>
                        <w:rPr>
                          <w:sz w:val="24"/>
                        </w:rPr>
                      </w:pPr>
                      <w:r>
                        <w:t xml:space="preserve">Graph </w:t>
                      </w:r>
                      <w:fldSimple w:instr=" SEQ Graph \* ARABIC ">
                        <w:r>
                          <w:rPr>
                            <w:noProof/>
                          </w:rPr>
                          <w:t>14</w:t>
                        </w:r>
                      </w:fldSimple>
                      <w:r>
                        <w:t>: Tourism development according to the age</w:t>
                      </w:r>
                    </w:p>
                  </w:txbxContent>
                </v:textbox>
                <w10:anchorlock/>
              </v:shape>
            </w:pict>
          </mc:Fallback>
        </mc:AlternateContent>
      </w:r>
    </w:p>
    <w:p w14:paraId="0000025F" w14:textId="6D72BE2C" w:rsidR="00223A2A" w:rsidRPr="00C75E91" w:rsidRDefault="001F7ADE">
      <w:pPr>
        <w:ind w:firstLine="0"/>
        <w:rPr>
          <w:lang w:val="en-US"/>
        </w:rPr>
      </w:pPr>
      <w:r>
        <w:rPr>
          <w:noProof/>
          <w:lang w:val="cs-CZ"/>
        </w:rPr>
        <w:drawing>
          <wp:inline distT="0" distB="0" distL="0" distR="0" wp14:anchorId="4BE0FA95" wp14:editId="0A68B35F">
            <wp:extent cx="4181475" cy="2238375"/>
            <wp:effectExtent l="0" t="0" r="0" b="0"/>
            <wp:docPr id="448" name="Graf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3D1529" w:rsidRPr="00C75E91">
        <w:rPr>
          <w:noProof/>
          <w:lang w:val="en-US"/>
        </w:rPr>
        <w:t xml:space="preserve"> </w:t>
      </w:r>
    </w:p>
    <w:p w14:paraId="53DDDB2F" w14:textId="0BBE20FA" w:rsidR="00222690" w:rsidRDefault="001F7ADE" w:rsidP="009A3543">
      <w:pPr>
        <w:ind w:firstLine="0"/>
        <w:rPr>
          <w:lang w:val="en-US"/>
        </w:rPr>
      </w:pPr>
      <w:r w:rsidRPr="00C75E91">
        <w:rPr>
          <w:noProof/>
          <w:lang w:val="cs-CZ"/>
        </w:rPr>
        <mc:AlternateContent>
          <mc:Choice Requires="wps">
            <w:drawing>
              <wp:inline distT="0" distB="0" distL="0" distR="0" wp14:anchorId="07B7E802" wp14:editId="2FACE08C">
                <wp:extent cx="5090795" cy="161925"/>
                <wp:effectExtent l="0" t="0" r="0" b="9525"/>
                <wp:docPr id="30" name="Textové pole 30"/>
                <wp:cNvGraphicFramePr/>
                <a:graphic xmlns:a="http://schemas.openxmlformats.org/drawingml/2006/main">
                  <a:graphicData uri="http://schemas.microsoft.com/office/word/2010/wordprocessingShape">
                    <wps:wsp>
                      <wps:cNvSpPr txBox="1"/>
                      <wps:spPr>
                        <a:xfrm>
                          <a:off x="0" y="0"/>
                          <a:ext cx="5090795" cy="161925"/>
                        </a:xfrm>
                        <a:prstGeom prst="rect">
                          <a:avLst/>
                        </a:prstGeom>
                        <a:solidFill>
                          <a:prstClr val="white"/>
                        </a:solidFill>
                        <a:ln>
                          <a:noFill/>
                        </a:ln>
                      </wps:spPr>
                      <wps:txbx>
                        <w:txbxContent>
                          <w:p w14:paraId="47B88D67" w14:textId="69F2A758" w:rsidR="00DD6163" w:rsidRPr="00844D00" w:rsidRDefault="00DD6163" w:rsidP="0047469F">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7B7E802" id="Textové pole 30" o:spid="_x0000_s1099" type="#_x0000_t202" style="width:400.8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" stroked="f">
                <v:textbox inset="0,0,0,0">
                  <w:txbxContent>
                    <w:p w14:paraId="47B88D67" w14:textId="69F2A758" w:rsidR="00DD6163" w:rsidRPr="00844D00" w:rsidRDefault="00DD6163" w:rsidP="0047469F">
                      <w:pPr>
                        <w:pStyle w:val="Zdroje"/>
                        <w:rPr>
                          <w:noProof/>
                          <w:sz w:val="24"/>
                        </w:rPr>
                      </w:pPr>
                      <w:r>
                        <w:t xml:space="preserve">Source: Own elaboration, 2019  </w:t>
                      </w:r>
                    </w:p>
                  </w:txbxContent>
                </v:textbox>
                <w10:anchorlock/>
              </v:shape>
            </w:pict>
          </mc:Fallback>
        </mc:AlternateContent>
      </w:r>
    </w:p>
    <w:p w14:paraId="1320B7BD" w14:textId="7D1CC5D1" w:rsidR="004638B2" w:rsidRPr="00C75E91" w:rsidRDefault="00105CFA" w:rsidP="004638B2">
      <w:pPr>
        <w:rPr>
          <w:lang w:val="en-US"/>
        </w:rPr>
      </w:pPr>
      <w:r w:rsidRPr="00C75E91">
        <w:rPr>
          <w:lang w:val="en-US"/>
        </w:rPr>
        <w:t>The next qu</w:t>
      </w:r>
      <w:r w:rsidR="00BC787F" w:rsidRPr="00C75E91">
        <w:rPr>
          <w:lang w:val="en-US"/>
        </w:rPr>
        <w:t>estion focus</w:t>
      </w:r>
      <w:r w:rsidR="00254270">
        <w:rPr>
          <w:lang w:val="en-US"/>
        </w:rPr>
        <w:t>es</w:t>
      </w:r>
      <w:r w:rsidRPr="00C75E91">
        <w:rPr>
          <w:lang w:val="en-US"/>
        </w:rPr>
        <w:t xml:space="preserve"> on the safety of AirBnB. 89 % of respond</w:t>
      </w:r>
      <w:r w:rsidR="003A626C">
        <w:rPr>
          <w:lang w:val="en-US"/>
        </w:rPr>
        <w:t>ents consider AirBnB safe, but 11</w:t>
      </w:r>
      <w:r w:rsidRPr="00C75E91">
        <w:rPr>
          <w:lang w:val="en-US"/>
        </w:rPr>
        <w:t xml:space="preserve"> % said “Rather no</w:t>
      </w:r>
      <w:r w:rsidR="0047469F" w:rsidRPr="00C75E91">
        <w:rPr>
          <w:lang w:val="en-US"/>
        </w:rPr>
        <w:t>t</w:t>
      </w:r>
      <w:r w:rsidRPr="00C75E91">
        <w:rPr>
          <w:lang w:val="en-US"/>
        </w:rPr>
        <w:t>”. We can guess that it might be because the location of the accommodation could be in a busy area or in not a very popular part of the city.</w:t>
      </w:r>
      <w:r w:rsidR="004638B2">
        <w:rPr>
          <w:lang w:val="en-US"/>
        </w:rPr>
        <w:t xml:space="preserve"> Little distrust was recorded especially between ages 21-30 and also between ages 31-40.</w:t>
      </w:r>
    </w:p>
    <w:p w14:paraId="00000261" w14:textId="79667E13" w:rsidR="00223A2A" w:rsidRPr="00C75E91" w:rsidRDefault="004638B2">
      <w:pPr>
        <w:ind w:firstLine="0"/>
        <w:rPr>
          <w:lang w:val="en-US"/>
        </w:rPr>
      </w:pPr>
      <w:r>
        <w:rPr>
          <w:noProof/>
          <w:lang w:val="cs-CZ"/>
        </w:rPr>
        <w:drawing>
          <wp:anchor distT="0" distB="0" distL="114300" distR="114300" simplePos="0" relativeHeight="252091392" behindDoc="0" locked="0" layoutInCell="1" allowOverlap="1" wp14:anchorId="6DE50B07" wp14:editId="53E8903D">
            <wp:simplePos x="0" y="0"/>
            <wp:positionH relativeFrom="margin">
              <wp:align>center</wp:align>
            </wp:positionH>
            <wp:positionV relativeFrom="paragraph">
              <wp:posOffset>187325</wp:posOffset>
            </wp:positionV>
            <wp:extent cx="4572000" cy="2743200"/>
            <wp:effectExtent l="0" t="0" r="0" b="0"/>
            <wp:wrapSquare wrapText="bothSides"/>
            <wp:docPr id="450" name="Graf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254270" w:rsidRPr="00C75E91">
        <w:rPr>
          <w:noProof/>
          <w:lang w:val="cs-CZ"/>
        </w:rPr>
        <mc:AlternateContent>
          <mc:Choice Requires="wps">
            <w:drawing>
              <wp:anchor distT="0" distB="0" distL="114300" distR="114300" simplePos="0" relativeHeight="251801600" behindDoc="0" locked="0" layoutInCell="1" allowOverlap="1" wp14:anchorId="764B2E27" wp14:editId="0D145D55">
                <wp:simplePos x="0" y="0"/>
                <wp:positionH relativeFrom="margin">
                  <wp:align>left</wp:align>
                </wp:positionH>
                <wp:positionV relativeFrom="paragraph">
                  <wp:posOffset>5080</wp:posOffset>
                </wp:positionV>
                <wp:extent cx="4584700" cy="219075"/>
                <wp:effectExtent l="0" t="0" r="6350" b="9525"/>
                <wp:wrapSquare wrapText="bothSides"/>
                <wp:docPr id="31" name="Textové pole 31"/>
                <wp:cNvGraphicFramePr/>
                <a:graphic xmlns:a="http://schemas.openxmlformats.org/drawingml/2006/main">
                  <a:graphicData uri="http://schemas.microsoft.com/office/word/2010/wordprocessingShape">
                    <wps:wsp>
                      <wps:cNvSpPr txBox="1"/>
                      <wps:spPr>
                        <a:xfrm>
                          <a:off x="0" y="0"/>
                          <a:ext cx="4584700" cy="219075"/>
                        </a:xfrm>
                        <a:prstGeom prst="rect">
                          <a:avLst/>
                        </a:prstGeom>
                        <a:solidFill>
                          <a:prstClr val="white"/>
                        </a:solidFill>
                        <a:ln>
                          <a:noFill/>
                        </a:ln>
                      </wps:spPr>
                      <wps:txbx>
                        <w:txbxContent>
                          <w:p w14:paraId="203A1994" w14:textId="3D343D3A" w:rsidR="00DD6163" w:rsidRPr="00753A9F" w:rsidRDefault="00DD6163" w:rsidP="005575F6">
                            <w:pPr>
                              <w:pStyle w:val="Zdroje"/>
                              <w:ind w:firstLine="0"/>
                              <w:jc w:val="left"/>
                              <w:rPr>
                                <w:noProof/>
                                <w:sz w:val="24"/>
                              </w:rPr>
                            </w:pPr>
                            <w:r>
                              <w:t xml:space="preserve">Graph </w:t>
                            </w:r>
                            <w:fldSimple w:instr=" SEQ Graph \* ARABIC ">
                              <w:r>
                                <w:rPr>
                                  <w:noProof/>
                                </w:rPr>
                                <w:t>15</w:t>
                              </w:r>
                            </w:fldSimple>
                            <w:r>
                              <w:t xml:space="preserve">: AirBnB safety according to the age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B2E27" id="Textové pole 31" o:spid="_x0000_s1100" type="#_x0000_t202" style="position:absolute;left:0;text-align:left;margin-left:0;margin-top:.4pt;width:361pt;height:17.25pt;z-index:251801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" stroked="f">
                <v:textbox inset="0,0,0,0">
                  <w:txbxContent>
                    <w:p w14:paraId="203A1994" w14:textId="3D343D3A" w:rsidR="00DD6163" w:rsidRPr="00753A9F" w:rsidRDefault="00DD6163" w:rsidP="005575F6">
                      <w:pPr>
                        <w:pStyle w:val="Zdroje"/>
                        <w:ind w:firstLine="0"/>
                        <w:jc w:val="left"/>
                        <w:rPr>
                          <w:noProof/>
                          <w:sz w:val="24"/>
                        </w:rPr>
                      </w:pPr>
                      <w:r>
                        <w:t xml:space="preserve">Graph </w:t>
                      </w:r>
                      <w:fldSimple w:instr=" SEQ Graph \* ARABIC ">
                        <w:r>
                          <w:rPr>
                            <w:noProof/>
                          </w:rPr>
                          <w:t>15</w:t>
                        </w:r>
                      </w:fldSimple>
                      <w:r>
                        <w:t xml:space="preserve">: AirBnB safety according to the age </w:t>
                      </w:r>
                    </w:p>
                  </w:txbxContent>
                </v:textbox>
                <w10:wrap type="square" anchorx="margin"/>
              </v:shape>
            </w:pict>
          </mc:Fallback>
        </mc:AlternateContent>
      </w:r>
    </w:p>
    <w:p w14:paraId="00000262" w14:textId="04B39BA3" w:rsidR="00223A2A" w:rsidRPr="00C75E91" w:rsidRDefault="002D2FF4">
      <w:pPr>
        <w:ind w:firstLine="0"/>
        <w:rPr>
          <w:lang w:val="en-US"/>
        </w:rPr>
      </w:pPr>
      <w:r w:rsidRPr="00C75E91">
        <w:rPr>
          <w:noProof/>
          <w:lang w:val="en-US"/>
        </w:rPr>
        <w:t xml:space="preserve"> </w:t>
      </w:r>
    </w:p>
    <w:p w14:paraId="00000263" w14:textId="5F9E446E" w:rsidR="00223A2A" w:rsidRPr="00C75E91" w:rsidRDefault="00223A2A">
      <w:pPr>
        <w:ind w:firstLine="0"/>
        <w:rPr>
          <w:lang w:val="en-US"/>
        </w:rPr>
      </w:pPr>
    </w:p>
    <w:p w14:paraId="00000264" w14:textId="140AEC02" w:rsidR="00223A2A" w:rsidRPr="00C75E91" w:rsidRDefault="00223A2A">
      <w:pPr>
        <w:ind w:firstLine="0"/>
        <w:rPr>
          <w:lang w:val="en-US"/>
        </w:rPr>
      </w:pPr>
    </w:p>
    <w:p w14:paraId="00000265" w14:textId="625C2210" w:rsidR="00223A2A" w:rsidRPr="00C75E91" w:rsidRDefault="00223A2A">
      <w:pPr>
        <w:ind w:firstLine="0"/>
        <w:rPr>
          <w:lang w:val="en-US"/>
        </w:rPr>
      </w:pPr>
    </w:p>
    <w:p w14:paraId="00000266" w14:textId="574B7D09" w:rsidR="00223A2A" w:rsidRPr="00C75E91" w:rsidRDefault="00223A2A">
      <w:pPr>
        <w:ind w:firstLine="0"/>
        <w:rPr>
          <w:lang w:val="en-US"/>
        </w:rPr>
      </w:pPr>
    </w:p>
    <w:p w14:paraId="00000267" w14:textId="3501E4CA" w:rsidR="00223A2A" w:rsidRPr="00C75E91" w:rsidRDefault="00223A2A">
      <w:pPr>
        <w:ind w:firstLine="0"/>
        <w:rPr>
          <w:lang w:val="en-US"/>
        </w:rPr>
      </w:pPr>
    </w:p>
    <w:p w14:paraId="00000268" w14:textId="71450830" w:rsidR="00223A2A" w:rsidRPr="00C75E91" w:rsidRDefault="00223A2A">
      <w:pPr>
        <w:ind w:firstLine="0"/>
        <w:rPr>
          <w:lang w:val="en-US"/>
        </w:rPr>
      </w:pPr>
    </w:p>
    <w:p w14:paraId="00000269" w14:textId="4A9C7283" w:rsidR="00223A2A" w:rsidRPr="00C75E91" w:rsidRDefault="004638B2">
      <w:pPr>
        <w:ind w:firstLine="0"/>
        <w:rPr>
          <w:lang w:val="en-US"/>
        </w:rPr>
      </w:pPr>
      <w:r w:rsidRPr="00C75E91">
        <w:rPr>
          <w:noProof/>
          <w:lang w:val="cs-CZ"/>
        </w:rPr>
        <mc:AlternateContent>
          <mc:Choice Requires="wps">
            <w:drawing>
              <wp:anchor distT="0" distB="0" distL="114300" distR="114300" simplePos="0" relativeHeight="251803648" behindDoc="0" locked="0" layoutInCell="1" allowOverlap="1" wp14:anchorId="64976C8E" wp14:editId="2129B3A8">
                <wp:simplePos x="0" y="0"/>
                <wp:positionH relativeFrom="margin">
                  <wp:posOffset>701675</wp:posOffset>
                </wp:positionH>
                <wp:positionV relativeFrom="paragraph">
                  <wp:posOffset>255905</wp:posOffset>
                </wp:positionV>
                <wp:extent cx="4584700" cy="142875"/>
                <wp:effectExtent l="0" t="0" r="6350" b="9525"/>
                <wp:wrapSquare wrapText="bothSides"/>
                <wp:docPr id="32" name="Textové pole 32"/>
                <wp:cNvGraphicFramePr/>
                <a:graphic xmlns:a="http://schemas.openxmlformats.org/drawingml/2006/main">
                  <a:graphicData uri="http://schemas.microsoft.com/office/word/2010/wordprocessingShape">
                    <wps:wsp>
                      <wps:cNvSpPr txBox="1"/>
                      <wps:spPr>
                        <a:xfrm>
                          <a:off x="0" y="0"/>
                          <a:ext cx="4584700" cy="142875"/>
                        </a:xfrm>
                        <a:prstGeom prst="rect">
                          <a:avLst/>
                        </a:prstGeom>
                        <a:solidFill>
                          <a:prstClr val="white"/>
                        </a:solidFill>
                        <a:ln>
                          <a:noFill/>
                        </a:ln>
                      </wps:spPr>
                      <wps:txbx>
                        <w:txbxContent>
                          <w:p w14:paraId="0D02389A" w14:textId="57DDECFA" w:rsidR="00DD6163" w:rsidRPr="0044521C" w:rsidRDefault="00DD6163" w:rsidP="0047469F">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76C8E" id="Textové pole 32" o:spid="_x0000_s1101" type="#_x0000_t202" style="position:absolute;left:0;text-align:left;margin-left:55.25pt;margin-top:20.15pt;width:361pt;height:11.25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" stroked="f">
                <v:textbox inset="0,0,0,0">
                  <w:txbxContent>
                    <w:p w14:paraId="0D02389A" w14:textId="57DDECFA" w:rsidR="00DD6163" w:rsidRPr="0044521C" w:rsidRDefault="00DD6163" w:rsidP="0047469F">
                      <w:pPr>
                        <w:pStyle w:val="Zdroje"/>
                        <w:rPr>
                          <w:noProof/>
                          <w:sz w:val="24"/>
                        </w:rPr>
                      </w:pPr>
                      <w:r>
                        <w:t xml:space="preserve">Source: Own elaboration, 2019  </w:t>
                      </w:r>
                    </w:p>
                  </w:txbxContent>
                </v:textbox>
                <w10:wrap type="square" anchorx="margin"/>
              </v:shape>
            </w:pict>
          </mc:Fallback>
        </mc:AlternateContent>
      </w:r>
    </w:p>
    <w:p w14:paraId="6B25BEE4" w14:textId="012E8873" w:rsidR="00222690" w:rsidRDefault="00222690">
      <w:pPr>
        <w:rPr>
          <w:lang w:val="en-US"/>
        </w:rPr>
      </w:pPr>
      <w:r>
        <w:rPr>
          <w:lang w:val="en-US"/>
        </w:rPr>
        <w:br w:type="page"/>
      </w:r>
    </w:p>
    <w:p w14:paraId="0000026B" w14:textId="6EE1E547" w:rsidR="00223A2A" w:rsidRPr="00C75E91" w:rsidRDefault="0047469F" w:rsidP="004638B2">
      <w:pPr>
        <w:rPr>
          <w:lang w:val="en-US"/>
        </w:rPr>
      </w:pPr>
      <w:r w:rsidRPr="00C75E91">
        <w:rPr>
          <w:noProof/>
          <w:lang w:val="cs-CZ"/>
        </w:rPr>
        <w:lastRenderedPageBreak/>
        <mc:AlternateContent>
          <mc:Choice Requires="wps">
            <w:drawing>
              <wp:anchor distT="0" distB="0" distL="114300" distR="114300" simplePos="0" relativeHeight="251805696" behindDoc="0" locked="0" layoutInCell="1" allowOverlap="1" wp14:anchorId="63B36314" wp14:editId="6507FE08">
                <wp:simplePos x="0" y="0"/>
                <wp:positionH relativeFrom="margin">
                  <wp:align>left</wp:align>
                </wp:positionH>
                <wp:positionV relativeFrom="paragraph">
                  <wp:posOffset>774672</wp:posOffset>
                </wp:positionV>
                <wp:extent cx="4584700" cy="238125"/>
                <wp:effectExtent l="0" t="0" r="6350" b="9525"/>
                <wp:wrapSquare wrapText="bothSides"/>
                <wp:docPr id="33" name="Textové pole 33"/>
                <wp:cNvGraphicFramePr/>
                <a:graphic xmlns:a="http://schemas.openxmlformats.org/drawingml/2006/main">
                  <a:graphicData uri="http://schemas.microsoft.com/office/word/2010/wordprocessingShape">
                    <wps:wsp>
                      <wps:cNvSpPr txBox="1"/>
                      <wps:spPr>
                        <a:xfrm>
                          <a:off x="0" y="0"/>
                          <a:ext cx="4584700" cy="238125"/>
                        </a:xfrm>
                        <a:prstGeom prst="rect">
                          <a:avLst/>
                        </a:prstGeom>
                        <a:solidFill>
                          <a:prstClr val="white"/>
                        </a:solidFill>
                        <a:ln>
                          <a:noFill/>
                        </a:ln>
                      </wps:spPr>
                      <wps:txbx>
                        <w:txbxContent>
                          <w:p w14:paraId="1855B876" w14:textId="2490E5F0" w:rsidR="00DD6163" w:rsidRPr="00EF405C" w:rsidRDefault="00DD6163" w:rsidP="005575F6">
                            <w:pPr>
                              <w:pStyle w:val="Zdroje"/>
                              <w:ind w:firstLine="0"/>
                              <w:jc w:val="left"/>
                              <w:rPr>
                                <w:noProof/>
                                <w:sz w:val="24"/>
                              </w:rPr>
                            </w:pPr>
                            <w:r>
                              <w:t xml:space="preserve">Graph </w:t>
                            </w:r>
                            <w:fldSimple w:instr=" SEQ Graph \* ARABIC ">
                              <w:r>
                                <w:rPr>
                                  <w:noProof/>
                                </w:rPr>
                                <w:t>16</w:t>
                              </w:r>
                            </w:fldSimple>
                            <w:r>
                              <w:t>: AirBnB as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B36314" id="Textové pole 33" o:spid="_x0000_s1102" type="#_x0000_t202" style="position:absolute;left:0;text-align:left;margin-left:0;margin-top:61pt;width:361pt;height:18.75pt;z-index:251805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" stroked="f">
                <v:textbox inset="0,0,0,0">
                  <w:txbxContent>
                    <w:p w14:paraId="1855B876" w14:textId="2490E5F0" w:rsidR="00DD6163" w:rsidRPr="00EF405C" w:rsidRDefault="00DD6163" w:rsidP="005575F6">
                      <w:pPr>
                        <w:pStyle w:val="Zdroje"/>
                        <w:ind w:firstLine="0"/>
                        <w:jc w:val="left"/>
                        <w:rPr>
                          <w:noProof/>
                          <w:sz w:val="24"/>
                        </w:rPr>
                      </w:pPr>
                      <w:r>
                        <w:t xml:space="preserve">Graph </w:t>
                      </w:r>
                      <w:fldSimple w:instr=" SEQ Graph \* ARABIC ">
                        <w:r>
                          <w:rPr>
                            <w:noProof/>
                          </w:rPr>
                          <w:t>16</w:t>
                        </w:r>
                      </w:fldSimple>
                      <w:r>
                        <w:t>: AirBnB as business</w:t>
                      </w:r>
                    </w:p>
                  </w:txbxContent>
                </v:textbox>
                <w10:wrap type="square" anchorx="margin"/>
              </v:shape>
            </w:pict>
          </mc:Fallback>
        </mc:AlternateContent>
      </w:r>
      <w:r w:rsidR="00105CFA" w:rsidRPr="00C75E91">
        <w:rPr>
          <w:lang w:val="en-US"/>
        </w:rPr>
        <w:t>The last question in this section was asking if AirBnB is turning mainly into business nowadays. 87 % of respondents said “Definitely yes” or “Rather yes”, 13 % does not think that.</w:t>
      </w:r>
    </w:p>
    <w:p w14:paraId="0000026C" w14:textId="76962E6A" w:rsidR="00223A2A" w:rsidRPr="00C75E91" w:rsidRDefault="00254270">
      <w:pPr>
        <w:ind w:firstLine="0"/>
        <w:rPr>
          <w:lang w:val="en-US"/>
        </w:rPr>
      </w:pPr>
      <w:bookmarkStart w:id="25" w:name="_heading=h.30j0zll" w:colFirst="0" w:colLast="0"/>
      <w:bookmarkEnd w:id="25"/>
      <w:r>
        <w:rPr>
          <w:noProof/>
          <w:lang w:val="cs-CZ"/>
        </w:rPr>
        <w:drawing>
          <wp:anchor distT="0" distB="0" distL="114300" distR="114300" simplePos="0" relativeHeight="252092416" behindDoc="0" locked="0" layoutInCell="1" allowOverlap="1" wp14:anchorId="51C0C4EA" wp14:editId="583184E0">
            <wp:simplePos x="0" y="0"/>
            <wp:positionH relativeFrom="page">
              <wp:align>center</wp:align>
            </wp:positionH>
            <wp:positionV relativeFrom="paragraph">
              <wp:posOffset>94615</wp:posOffset>
            </wp:positionV>
            <wp:extent cx="4572000" cy="2743200"/>
            <wp:effectExtent l="0" t="0" r="0" b="0"/>
            <wp:wrapSquare wrapText="bothSides"/>
            <wp:docPr id="451" name="Graf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2D2FF4" w:rsidRPr="00C75E91">
        <w:rPr>
          <w:noProof/>
          <w:lang w:val="en-US"/>
        </w:rPr>
        <w:t xml:space="preserve"> </w:t>
      </w:r>
    </w:p>
    <w:p w14:paraId="0000026D" w14:textId="2FF21ED9" w:rsidR="00223A2A" w:rsidRPr="00C75E91" w:rsidRDefault="00223A2A">
      <w:pPr>
        <w:ind w:firstLine="0"/>
        <w:rPr>
          <w:lang w:val="en-US"/>
        </w:rPr>
      </w:pPr>
      <w:bookmarkStart w:id="26" w:name="_heading=h.2si6d6ah92jp" w:colFirst="0" w:colLast="0"/>
      <w:bookmarkEnd w:id="26"/>
    </w:p>
    <w:p w14:paraId="0000026E" w14:textId="18DE9048" w:rsidR="00223A2A" w:rsidRPr="00C75E91" w:rsidRDefault="00223A2A">
      <w:pPr>
        <w:ind w:firstLine="0"/>
        <w:rPr>
          <w:lang w:val="en-US"/>
        </w:rPr>
      </w:pPr>
      <w:bookmarkStart w:id="27" w:name="_heading=h.6p4em6t9uypj" w:colFirst="0" w:colLast="0"/>
      <w:bookmarkEnd w:id="27"/>
    </w:p>
    <w:p w14:paraId="0000026F" w14:textId="77777777" w:rsidR="00223A2A" w:rsidRPr="00C75E91" w:rsidRDefault="00223A2A">
      <w:pPr>
        <w:ind w:firstLine="0"/>
        <w:rPr>
          <w:lang w:val="en-US"/>
        </w:rPr>
      </w:pPr>
      <w:bookmarkStart w:id="28" w:name="_heading=h.eeqau6fxxusk" w:colFirst="0" w:colLast="0"/>
      <w:bookmarkEnd w:id="28"/>
    </w:p>
    <w:p w14:paraId="00000270" w14:textId="77777777" w:rsidR="00223A2A" w:rsidRPr="00C75E91" w:rsidRDefault="00223A2A">
      <w:pPr>
        <w:ind w:firstLine="0"/>
        <w:rPr>
          <w:lang w:val="en-US"/>
        </w:rPr>
      </w:pPr>
    </w:p>
    <w:p w14:paraId="00000271" w14:textId="77777777" w:rsidR="00223A2A" w:rsidRPr="00C75E91" w:rsidRDefault="00223A2A">
      <w:pPr>
        <w:ind w:firstLine="0"/>
        <w:rPr>
          <w:lang w:val="en-US"/>
        </w:rPr>
      </w:pPr>
    </w:p>
    <w:p w14:paraId="00000272" w14:textId="77777777" w:rsidR="00223A2A" w:rsidRPr="00C75E91" w:rsidRDefault="00223A2A">
      <w:pPr>
        <w:ind w:firstLine="0"/>
        <w:rPr>
          <w:lang w:val="en-US"/>
        </w:rPr>
      </w:pPr>
    </w:p>
    <w:p w14:paraId="00000273" w14:textId="7BA2F523" w:rsidR="00223A2A" w:rsidRPr="00C75E91" w:rsidRDefault="00223A2A">
      <w:pPr>
        <w:ind w:firstLine="0"/>
        <w:rPr>
          <w:lang w:val="en-US"/>
        </w:rPr>
      </w:pPr>
    </w:p>
    <w:p w14:paraId="00000274" w14:textId="35A32CF6" w:rsidR="00223A2A" w:rsidRPr="00C75E91" w:rsidRDefault="004638B2">
      <w:pPr>
        <w:ind w:firstLine="0"/>
        <w:rPr>
          <w:lang w:val="en-US"/>
        </w:rPr>
      </w:pPr>
      <w:r w:rsidRPr="00C75E91">
        <w:rPr>
          <w:noProof/>
          <w:lang w:val="cs-CZ"/>
        </w:rPr>
        <mc:AlternateContent>
          <mc:Choice Requires="wps">
            <w:drawing>
              <wp:anchor distT="0" distB="0" distL="114300" distR="114300" simplePos="0" relativeHeight="251807744" behindDoc="0" locked="0" layoutInCell="1" allowOverlap="1" wp14:anchorId="2246530D" wp14:editId="4C505A95">
                <wp:simplePos x="0" y="0"/>
                <wp:positionH relativeFrom="column">
                  <wp:posOffset>2940050</wp:posOffset>
                </wp:positionH>
                <wp:positionV relativeFrom="paragraph">
                  <wp:posOffset>199390</wp:posOffset>
                </wp:positionV>
                <wp:extent cx="2080895" cy="142875"/>
                <wp:effectExtent l="0" t="0" r="0" b="9525"/>
                <wp:wrapSquare wrapText="bothSides"/>
                <wp:docPr id="34" name="Textové pole 34"/>
                <wp:cNvGraphicFramePr/>
                <a:graphic xmlns:a="http://schemas.openxmlformats.org/drawingml/2006/main">
                  <a:graphicData uri="http://schemas.microsoft.com/office/word/2010/wordprocessingShape">
                    <wps:wsp>
                      <wps:cNvSpPr txBox="1"/>
                      <wps:spPr>
                        <a:xfrm>
                          <a:off x="0" y="0"/>
                          <a:ext cx="2080895" cy="142875"/>
                        </a:xfrm>
                        <a:prstGeom prst="rect">
                          <a:avLst/>
                        </a:prstGeom>
                        <a:solidFill>
                          <a:prstClr val="white"/>
                        </a:solidFill>
                        <a:ln>
                          <a:noFill/>
                        </a:ln>
                      </wps:spPr>
                      <wps:txbx>
                        <w:txbxContent>
                          <w:p w14:paraId="0A774C45" w14:textId="7EC37158" w:rsidR="00DD6163" w:rsidRPr="00CB2489" w:rsidRDefault="00DD6163" w:rsidP="0047469F">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6530D" id="Textové pole 34" o:spid="_x0000_s1103" type="#_x0000_t202" style="position:absolute;left:0;text-align:left;margin-left:231.5pt;margin-top:15.7pt;width:163.85pt;height:11.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" stroked="f">
                <v:textbox inset="0,0,0,0">
                  <w:txbxContent>
                    <w:p w14:paraId="0A774C45" w14:textId="7EC37158" w:rsidR="00DD6163" w:rsidRPr="00CB2489" w:rsidRDefault="00DD6163" w:rsidP="0047469F">
                      <w:pPr>
                        <w:pStyle w:val="Zdroje"/>
                        <w:rPr>
                          <w:noProof/>
                          <w:sz w:val="24"/>
                        </w:rPr>
                      </w:pPr>
                      <w:r>
                        <w:t xml:space="preserve">Source: Own elaboration, 2019  </w:t>
                      </w:r>
                    </w:p>
                  </w:txbxContent>
                </v:textbox>
                <w10:wrap type="square"/>
              </v:shape>
            </w:pict>
          </mc:Fallback>
        </mc:AlternateContent>
      </w:r>
    </w:p>
    <w:p w14:paraId="69C191C4" w14:textId="1803DED4" w:rsidR="00222690" w:rsidRDefault="00222690">
      <w:pPr>
        <w:rPr>
          <w:rStyle w:val="Zdraznnintenzivn"/>
          <w:rFonts w:ascii="Arial" w:eastAsiaTheme="majorEastAsia" w:hAnsi="Arial" w:cstheme="majorBidi"/>
          <w:iCs w:val="0"/>
        </w:rPr>
      </w:pPr>
    </w:p>
    <w:p w14:paraId="5B57EB46" w14:textId="11AE60BB" w:rsidR="00666786" w:rsidRPr="00F02A40" w:rsidRDefault="00666786" w:rsidP="003A626C">
      <w:pPr>
        <w:pStyle w:val="Nadpis4"/>
        <w:rPr>
          <w:rStyle w:val="Zdraznnintenzivn"/>
          <w:i w:val="0"/>
          <w:iCs/>
          <w:color w:val="auto"/>
        </w:rPr>
      </w:pPr>
      <w:r w:rsidRPr="00F02A40">
        <w:rPr>
          <w:rStyle w:val="Zdraznnintenzivn"/>
          <w:i w:val="0"/>
          <w:iCs/>
          <w:color w:val="auto"/>
        </w:rPr>
        <w:t>Respondent´s characteristic</w:t>
      </w:r>
    </w:p>
    <w:p w14:paraId="0000027A" w14:textId="5E87FE4E" w:rsidR="00223A2A" w:rsidRDefault="00BC787F">
      <w:pPr>
        <w:ind w:firstLine="0"/>
        <w:rPr>
          <w:lang w:val="en-US"/>
        </w:rPr>
      </w:pPr>
      <w:r w:rsidRPr="00C75E91">
        <w:rPr>
          <w:lang w:val="en-US"/>
        </w:rPr>
        <w:t>The last section focus</w:t>
      </w:r>
      <w:r w:rsidR="00105CFA" w:rsidRPr="00C75E91">
        <w:rPr>
          <w:lang w:val="en-US"/>
        </w:rPr>
        <w:t xml:space="preserve"> on </w:t>
      </w:r>
      <w:r w:rsidR="001F4987" w:rsidRPr="00C75E91">
        <w:rPr>
          <w:lang w:val="en-US"/>
        </w:rPr>
        <w:t>respondent’s</w:t>
      </w:r>
      <w:r w:rsidR="00105CFA" w:rsidRPr="00C75E91">
        <w:rPr>
          <w:lang w:val="en-US"/>
        </w:rPr>
        <w:t xml:space="preserve"> age, gender, status</w:t>
      </w:r>
      <w:r w:rsidR="003A626C">
        <w:rPr>
          <w:lang w:val="en-US"/>
        </w:rPr>
        <w:t>, language ability</w:t>
      </w:r>
      <w:r w:rsidR="00105CFA" w:rsidRPr="00C75E91">
        <w:rPr>
          <w:lang w:val="en-US"/>
        </w:rPr>
        <w:t xml:space="preserve"> and country of living.</w:t>
      </w:r>
    </w:p>
    <w:p w14:paraId="3ABA523A" w14:textId="0C355892" w:rsidR="00F63463" w:rsidRDefault="003A626C" w:rsidP="003A626C">
      <w:pPr>
        <w:ind w:firstLine="0"/>
        <w:rPr>
          <w:lang w:val="en-US"/>
        </w:rPr>
      </w:pPr>
      <w:r>
        <w:rPr>
          <w:lang w:val="en-US"/>
        </w:rPr>
        <w:t>The survey participated 109 females and 48 males, t</w:t>
      </w:r>
      <w:r w:rsidRPr="00C75E91">
        <w:rPr>
          <w:lang w:val="en-US"/>
        </w:rPr>
        <w:t>he majority was between 21-30 years old (60 %), then 31-40 years old (24 %), 12 % of people between 41-50 years old. The smaller representation was between 51-61 years (5,7 %), 5,1 % of respondents were older than 60 years and 1,9 % were younger than 20 years old.</w:t>
      </w:r>
      <w:r>
        <w:rPr>
          <w:lang w:val="en-US"/>
        </w:rPr>
        <w:t xml:space="preserve"> </w:t>
      </w:r>
      <w:r w:rsidRPr="00C75E91">
        <w:rPr>
          <w:lang w:val="en-US"/>
        </w:rPr>
        <w:t>The status of respondents was mainly worker (48 %), students (33 %), self-employed (11 %). There was also 5 % of retirement, 0,6 % of unemployed and 2 respondents answered “other”.</w:t>
      </w:r>
      <w:r>
        <w:rPr>
          <w:lang w:val="en-US"/>
        </w:rPr>
        <w:t xml:space="preserve"> We can see the specific number in the table below.</w:t>
      </w:r>
    </w:p>
    <w:p w14:paraId="75939F3E" w14:textId="77777777" w:rsidR="00F63463" w:rsidRDefault="00F63463">
      <w:pPr>
        <w:rPr>
          <w:lang w:val="en-US"/>
        </w:rPr>
      </w:pPr>
      <w:r>
        <w:rPr>
          <w:lang w:val="en-US"/>
        </w:rPr>
        <w:br w:type="page"/>
      </w:r>
    </w:p>
    <w:p w14:paraId="26A2E59C" w14:textId="09177568" w:rsidR="0087756D" w:rsidRDefault="0087756D" w:rsidP="0087756D">
      <w:pPr>
        <w:pStyle w:val="Zdroje"/>
        <w:jc w:val="left"/>
      </w:pPr>
      <w:r>
        <w:lastRenderedPageBreak/>
        <w:t xml:space="preserve">Table </w:t>
      </w:r>
      <w:fldSimple w:instr=" SEQ Table \* ARABIC ">
        <w:r w:rsidR="000A5A00">
          <w:rPr>
            <w:noProof/>
          </w:rPr>
          <w:t>8</w:t>
        </w:r>
      </w:fldSimple>
      <w:r>
        <w:t xml:space="preserve"> Respondents characteristic</w:t>
      </w:r>
    </w:p>
    <w:tbl>
      <w:tblPr>
        <w:tblStyle w:val="Mkatabulky1"/>
        <w:tblpPr w:leftFromText="141" w:rightFromText="141" w:vertAnchor="text" w:horzAnchor="page" w:tblpX="3622" w:tblpY="198"/>
        <w:tblW w:w="0" w:type="auto"/>
        <w:tblLook w:val="04A0" w:firstRow="1" w:lastRow="0" w:firstColumn="1" w:lastColumn="0" w:noHBand="0" w:noVBand="1"/>
      </w:tblPr>
      <w:tblGrid>
        <w:gridCol w:w="2836"/>
        <w:gridCol w:w="2551"/>
      </w:tblGrid>
      <w:tr w:rsidR="003A626C" w:rsidRPr="00F0119D" w14:paraId="0B1335C4" w14:textId="77777777" w:rsidTr="00DD2B22">
        <w:tc>
          <w:tcPr>
            <w:tcW w:w="5387" w:type="dxa"/>
            <w:gridSpan w:val="2"/>
          </w:tcPr>
          <w:p w14:paraId="2080DFB7" w14:textId="77777777" w:rsidR="003A626C" w:rsidRPr="00F0119D" w:rsidRDefault="003A626C" w:rsidP="00DD2B22">
            <w:pPr>
              <w:jc w:val="center"/>
              <w:rPr>
                <w:rFonts w:ascii="Times New Roman" w:hAnsi="Times New Roman"/>
                <w:b/>
                <w:bCs/>
                <w:sz w:val="24"/>
                <w:szCs w:val="24"/>
              </w:rPr>
            </w:pPr>
            <w:bookmarkStart w:id="29" w:name="_heading=h.98l49jmg3xus" w:colFirst="0" w:colLast="0"/>
            <w:bookmarkStart w:id="30" w:name="_heading=h.6q8cj4opqziy" w:colFirst="0" w:colLast="0"/>
            <w:bookmarkStart w:id="31" w:name="_heading=h.1fob9te" w:colFirst="0" w:colLast="0"/>
            <w:bookmarkEnd w:id="29"/>
            <w:bookmarkEnd w:id="30"/>
            <w:bookmarkEnd w:id="31"/>
            <w:r w:rsidRPr="00F0119D">
              <w:rPr>
                <w:rFonts w:ascii="Times New Roman" w:hAnsi="Times New Roman"/>
                <w:b/>
                <w:bCs/>
                <w:sz w:val="24"/>
                <w:szCs w:val="24"/>
              </w:rPr>
              <w:t>The characteristic of the sample of the survey</w:t>
            </w:r>
          </w:p>
        </w:tc>
      </w:tr>
      <w:tr w:rsidR="003A626C" w:rsidRPr="00F0119D" w14:paraId="257EB2CC" w14:textId="77777777" w:rsidTr="00DD2B22">
        <w:tc>
          <w:tcPr>
            <w:tcW w:w="5387" w:type="dxa"/>
            <w:gridSpan w:val="2"/>
          </w:tcPr>
          <w:p w14:paraId="7B026236" w14:textId="77777777" w:rsidR="003A626C" w:rsidRPr="00F0119D" w:rsidRDefault="003A626C" w:rsidP="0087756D">
            <w:pPr>
              <w:rPr>
                <w:rFonts w:ascii="Times New Roman" w:hAnsi="Times New Roman"/>
                <w:b/>
                <w:bCs/>
                <w:sz w:val="24"/>
                <w:szCs w:val="24"/>
              </w:rPr>
            </w:pPr>
            <w:r w:rsidRPr="00F0119D">
              <w:rPr>
                <w:rFonts w:ascii="Times New Roman" w:hAnsi="Times New Roman"/>
                <w:b/>
                <w:bCs/>
                <w:sz w:val="24"/>
                <w:szCs w:val="24"/>
              </w:rPr>
              <w:t>Gender</w:t>
            </w:r>
          </w:p>
        </w:tc>
      </w:tr>
      <w:tr w:rsidR="003A626C" w:rsidRPr="00F0119D" w14:paraId="1F88D757" w14:textId="77777777" w:rsidTr="00DD2B22">
        <w:tc>
          <w:tcPr>
            <w:tcW w:w="2836" w:type="dxa"/>
          </w:tcPr>
          <w:p w14:paraId="089DF549"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Female</w:t>
            </w:r>
          </w:p>
        </w:tc>
        <w:tc>
          <w:tcPr>
            <w:tcW w:w="2551" w:type="dxa"/>
          </w:tcPr>
          <w:p w14:paraId="2ED79556"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109</w:t>
            </w:r>
          </w:p>
        </w:tc>
      </w:tr>
      <w:tr w:rsidR="003A626C" w:rsidRPr="00F0119D" w14:paraId="3FD4C7C3" w14:textId="77777777" w:rsidTr="00DD2B22">
        <w:tc>
          <w:tcPr>
            <w:tcW w:w="2836" w:type="dxa"/>
          </w:tcPr>
          <w:p w14:paraId="5FB9E8F0"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Male</w:t>
            </w:r>
          </w:p>
        </w:tc>
        <w:tc>
          <w:tcPr>
            <w:tcW w:w="2551" w:type="dxa"/>
          </w:tcPr>
          <w:p w14:paraId="7A2A3233"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48</w:t>
            </w:r>
          </w:p>
        </w:tc>
      </w:tr>
      <w:tr w:rsidR="003A626C" w:rsidRPr="00F0119D" w14:paraId="6581349B" w14:textId="77777777" w:rsidTr="00DD2B22">
        <w:tc>
          <w:tcPr>
            <w:tcW w:w="5387" w:type="dxa"/>
            <w:gridSpan w:val="2"/>
          </w:tcPr>
          <w:p w14:paraId="610059C8" w14:textId="77777777" w:rsidR="003A626C" w:rsidRPr="00F0119D" w:rsidRDefault="003A626C" w:rsidP="0087756D">
            <w:pPr>
              <w:rPr>
                <w:rFonts w:ascii="Times New Roman" w:hAnsi="Times New Roman"/>
                <w:b/>
                <w:bCs/>
                <w:sz w:val="24"/>
                <w:szCs w:val="24"/>
              </w:rPr>
            </w:pPr>
            <w:r w:rsidRPr="00F0119D">
              <w:rPr>
                <w:rFonts w:ascii="Times New Roman" w:hAnsi="Times New Roman"/>
                <w:b/>
                <w:bCs/>
                <w:sz w:val="24"/>
                <w:szCs w:val="24"/>
              </w:rPr>
              <w:t>Status</w:t>
            </w:r>
          </w:p>
        </w:tc>
      </w:tr>
      <w:tr w:rsidR="003A626C" w:rsidRPr="00F0119D" w14:paraId="7B660C90" w14:textId="77777777" w:rsidTr="00DD2B22">
        <w:tc>
          <w:tcPr>
            <w:tcW w:w="2836" w:type="dxa"/>
          </w:tcPr>
          <w:p w14:paraId="28CC0E2E"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Student</w:t>
            </w:r>
          </w:p>
        </w:tc>
        <w:tc>
          <w:tcPr>
            <w:tcW w:w="2551" w:type="dxa"/>
          </w:tcPr>
          <w:p w14:paraId="3748B575"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52</w:t>
            </w:r>
          </w:p>
        </w:tc>
      </w:tr>
      <w:tr w:rsidR="003A626C" w:rsidRPr="00F0119D" w14:paraId="61B72E6B" w14:textId="77777777" w:rsidTr="00DD2B22">
        <w:tc>
          <w:tcPr>
            <w:tcW w:w="2836" w:type="dxa"/>
          </w:tcPr>
          <w:p w14:paraId="14FCDFF5"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Worker</w:t>
            </w:r>
          </w:p>
        </w:tc>
        <w:tc>
          <w:tcPr>
            <w:tcW w:w="2551" w:type="dxa"/>
          </w:tcPr>
          <w:p w14:paraId="4428865B"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76</w:t>
            </w:r>
          </w:p>
        </w:tc>
      </w:tr>
      <w:tr w:rsidR="003A626C" w:rsidRPr="00F0119D" w14:paraId="16D97BA0" w14:textId="77777777" w:rsidTr="00DD2B22">
        <w:tc>
          <w:tcPr>
            <w:tcW w:w="2836" w:type="dxa"/>
          </w:tcPr>
          <w:p w14:paraId="4B7CA526"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Self employed</w:t>
            </w:r>
          </w:p>
        </w:tc>
        <w:tc>
          <w:tcPr>
            <w:tcW w:w="2551" w:type="dxa"/>
          </w:tcPr>
          <w:p w14:paraId="07D87A53"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18</w:t>
            </w:r>
          </w:p>
        </w:tc>
      </w:tr>
      <w:tr w:rsidR="003A626C" w:rsidRPr="00F0119D" w14:paraId="33DE5FF8" w14:textId="77777777" w:rsidTr="00DD2B22">
        <w:tc>
          <w:tcPr>
            <w:tcW w:w="2836" w:type="dxa"/>
          </w:tcPr>
          <w:p w14:paraId="306868D1"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Unemployed</w:t>
            </w:r>
          </w:p>
        </w:tc>
        <w:tc>
          <w:tcPr>
            <w:tcW w:w="2551" w:type="dxa"/>
          </w:tcPr>
          <w:p w14:paraId="3089DC8A"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1</w:t>
            </w:r>
          </w:p>
        </w:tc>
      </w:tr>
      <w:tr w:rsidR="003A626C" w:rsidRPr="00F0119D" w14:paraId="75C36179" w14:textId="77777777" w:rsidTr="00DD2B22">
        <w:tc>
          <w:tcPr>
            <w:tcW w:w="2836" w:type="dxa"/>
          </w:tcPr>
          <w:p w14:paraId="75146BA8"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Retirement</w:t>
            </w:r>
          </w:p>
        </w:tc>
        <w:tc>
          <w:tcPr>
            <w:tcW w:w="2551" w:type="dxa"/>
          </w:tcPr>
          <w:p w14:paraId="2B72FF93"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8</w:t>
            </w:r>
          </w:p>
        </w:tc>
      </w:tr>
      <w:tr w:rsidR="003A626C" w:rsidRPr="00F0119D" w14:paraId="4F1DA278" w14:textId="77777777" w:rsidTr="00DD2B22">
        <w:tc>
          <w:tcPr>
            <w:tcW w:w="2836" w:type="dxa"/>
          </w:tcPr>
          <w:p w14:paraId="637F4C33"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Other</w:t>
            </w:r>
          </w:p>
        </w:tc>
        <w:tc>
          <w:tcPr>
            <w:tcW w:w="2551" w:type="dxa"/>
          </w:tcPr>
          <w:p w14:paraId="259B3A70"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2</w:t>
            </w:r>
          </w:p>
        </w:tc>
      </w:tr>
      <w:tr w:rsidR="003A626C" w:rsidRPr="00F0119D" w14:paraId="65DE4638" w14:textId="77777777" w:rsidTr="00DD2B22">
        <w:tc>
          <w:tcPr>
            <w:tcW w:w="5387" w:type="dxa"/>
            <w:gridSpan w:val="2"/>
          </w:tcPr>
          <w:p w14:paraId="3EEEAFE2" w14:textId="77777777" w:rsidR="003A626C" w:rsidRPr="00F0119D" w:rsidRDefault="003A626C" w:rsidP="0087756D">
            <w:pPr>
              <w:rPr>
                <w:rFonts w:ascii="Times New Roman" w:hAnsi="Times New Roman"/>
                <w:b/>
                <w:bCs/>
                <w:sz w:val="24"/>
                <w:szCs w:val="24"/>
              </w:rPr>
            </w:pPr>
            <w:r w:rsidRPr="00F0119D">
              <w:rPr>
                <w:rFonts w:ascii="Times New Roman" w:hAnsi="Times New Roman"/>
                <w:b/>
                <w:bCs/>
                <w:sz w:val="24"/>
                <w:szCs w:val="24"/>
              </w:rPr>
              <w:t xml:space="preserve">Age </w:t>
            </w:r>
          </w:p>
        </w:tc>
      </w:tr>
      <w:tr w:rsidR="003A626C" w:rsidRPr="00F0119D" w14:paraId="3EEC3D89" w14:textId="77777777" w:rsidTr="00DD2B22">
        <w:tc>
          <w:tcPr>
            <w:tcW w:w="2836" w:type="dxa"/>
          </w:tcPr>
          <w:p w14:paraId="1B38B95F"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 xml:space="preserve">&lt; 20 </w:t>
            </w:r>
          </w:p>
        </w:tc>
        <w:tc>
          <w:tcPr>
            <w:tcW w:w="2551" w:type="dxa"/>
          </w:tcPr>
          <w:p w14:paraId="6A2C41FC"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3</w:t>
            </w:r>
          </w:p>
        </w:tc>
      </w:tr>
      <w:tr w:rsidR="003A626C" w:rsidRPr="00F0119D" w14:paraId="6C85E00C" w14:textId="77777777" w:rsidTr="00DD2B22">
        <w:tc>
          <w:tcPr>
            <w:tcW w:w="2836" w:type="dxa"/>
          </w:tcPr>
          <w:p w14:paraId="08017435" w14:textId="77777777" w:rsidR="003A626C" w:rsidRPr="00F0119D" w:rsidRDefault="003A626C" w:rsidP="0087756D">
            <w:pPr>
              <w:rPr>
                <w:rFonts w:ascii="Times New Roman" w:hAnsi="Times New Roman"/>
                <w:sz w:val="24"/>
                <w:szCs w:val="24"/>
                <w:lang w:val="cs-CZ"/>
              </w:rPr>
            </w:pPr>
            <w:r w:rsidRPr="00F0119D">
              <w:rPr>
                <w:rFonts w:ascii="Times New Roman" w:hAnsi="Times New Roman"/>
                <w:sz w:val="24"/>
                <w:szCs w:val="24"/>
                <w:lang w:val="cs-CZ"/>
              </w:rPr>
              <w:t xml:space="preserve">21-30 </w:t>
            </w:r>
          </w:p>
        </w:tc>
        <w:tc>
          <w:tcPr>
            <w:tcW w:w="2551" w:type="dxa"/>
          </w:tcPr>
          <w:p w14:paraId="3AD3DB03"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80</w:t>
            </w:r>
          </w:p>
        </w:tc>
      </w:tr>
      <w:tr w:rsidR="003A626C" w:rsidRPr="00F0119D" w14:paraId="2B2E9246" w14:textId="77777777" w:rsidTr="00DD2B22">
        <w:tc>
          <w:tcPr>
            <w:tcW w:w="2836" w:type="dxa"/>
          </w:tcPr>
          <w:p w14:paraId="66F12405"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31-40</w:t>
            </w:r>
          </w:p>
        </w:tc>
        <w:tc>
          <w:tcPr>
            <w:tcW w:w="2551" w:type="dxa"/>
          </w:tcPr>
          <w:p w14:paraId="4BFFB0CD"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38</w:t>
            </w:r>
          </w:p>
        </w:tc>
      </w:tr>
      <w:tr w:rsidR="003A626C" w:rsidRPr="00F0119D" w14:paraId="6A53025A" w14:textId="77777777" w:rsidTr="00DD2B22">
        <w:tc>
          <w:tcPr>
            <w:tcW w:w="2836" w:type="dxa"/>
          </w:tcPr>
          <w:p w14:paraId="34AE4D30"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41-50</w:t>
            </w:r>
          </w:p>
        </w:tc>
        <w:tc>
          <w:tcPr>
            <w:tcW w:w="2551" w:type="dxa"/>
          </w:tcPr>
          <w:p w14:paraId="1DD40866"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19</w:t>
            </w:r>
          </w:p>
        </w:tc>
      </w:tr>
      <w:tr w:rsidR="003A626C" w:rsidRPr="00F0119D" w14:paraId="0912A2F6" w14:textId="77777777" w:rsidTr="00DD2B22">
        <w:tc>
          <w:tcPr>
            <w:tcW w:w="2836" w:type="dxa"/>
          </w:tcPr>
          <w:p w14:paraId="0D8E139C"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51-60</w:t>
            </w:r>
          </w:p>
        </w:tc>
        <w:tc>
          <w:tcPr>
            <w:tcW w:w="2551" w:type="dxa"/>
          </w:tcPr>
          <w:p w14:paraId="1E930424"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9</w:t>
            </w:r>
          </w:p>
        </w:tc>
      </w:tr>
      <w:tr w:rsidR="003A626C" w:rsidRPr="00F0119D" w14:paraId="5C849700" w14:textId="77777777" w:rsidTr="00DD2B22">
        <w:tc>
          <w:tcPr>
            <w:tcW w:w="2836" w:type="dxa"/>
          </w:tcPr>
          <w:p w14:paraId="2B026E97" w14:textId="77777777" w:rsidR="003A626C" w:rsidRPr="00F0119D" w:rsidRDefault="003A626C" w:rsidP="0087756D">
            <w:pPr>
              <w:rPr>
                <w:rFonts w:ascii="Times New Roman" w:hAnsi="Times New Roman"/>
                <w:sz w:val="24"/>
                <w:szCs w:val="24"/>
              </w:rPr>
            </w:pPr>
            <w:r w:rsidRPr="00F0119D">
              <w:rPr>
                <w:rFonts w:ascii="Times New Roman" w:hAnsi="Times New Roman"/>
                <w:sz w:val="24"/>
                <w:szCs w:val="24"/>
              </w:rPr>
              <w:t>60+</w:t>
            </w:r>
          </w:p>
        </w:tc>
        <w:tc>
          <w:tcPr>
            <w:tcW w:w="2551" w:type="dxa"/>
          </w:tcPr>
          <w:p w14:paraId="17596BAD" w14:textId="77777777" w:rsidR="003A626C" w:rsidRPr="00F0119D" w:rsidRDefault="003A626C" w:rsidP="0087756D">
            <w:pPr>
              <w:keepNext/>
              <w:rPr>
                <w:rFonts w:ascii="Times New Roman" w:hAnsi="Times New Roman"/>
                <w:sz w:val="24"/>
                <w:szCs w:val="24"/>
              </w:rPr>
            </w:pPr>
            <w:r w:rsidRPr="00F0119D">
              <w:rPr>
                <w:rFonts w:ascii="Times New Roman" w:hAnsi="Times New Roman"/>
                <w:sz w:val="24"/>
                <w:szCs w:val="24"/>
              </w:rPr>
              <w:t>8</w:t>
            </w:r>
          </w:p>
        </w:tc>
      </w:tr>
    </w:tbl>
    <w:p w14:paraId="2B200469" w14:textId="77777777" w:rsidR="003A626C" w:rsidRDefault="003A626C" w:rsidP="003A626C">
      <w:pPr>
        <w:ind w:firstLine="0"/>
        <w:rPr>
          <w:lang w:val="en-US"/>
        </w:rPr>
      </w:pPr>
    </w:p>
    <w:p w14:paraId="2D53FF86" w14:textId="13F3182A" w:rsidR="003A626C" w:rsidRDefault="003A626C" w:rsidP="003A626C">
      <w:pPr>
        <w:ind w:firstLine="0"/>
        <w:rPr>
          <w:lang w:val="en-US"/>
        </w:rPr>
      </w:pPr>
    </w:p>
    <w:p w14:paraId="6FF2C6EA" w14:textId="4FC60009" w:rsidR="003A626C" w:rsidRDefault="003A626C" w:rsidP="003A626C">
      <w:pPr>
        <w:ind w:firstLine="0"/>
        <w:rPr>
          <w:lang w:val="en-US"/>
        </w:rPr>
      </w:pPr>
    </w:p>
    <w:p w14:paraId="79FC2B03" w14:textId="5A0B18CF" w:rsidR="003A626C" w:rsidRDefault="003A626C" w:rsidP="003A626C">
      <w:pPr>
        <w:ind w:firstLine="0"/>
        <w:rPr>
          <w:lang w:val="en-US"/>
        </w:rPr>
      </w:pPr>
    </w:p>
    <w:p w14:paraId="76C3ADD0" w14:textId="4BF004FD" w:rsidR="003A626C" w:rsidRDefault="003A626C" w:rsidP="003A626C">
      <w:pPr>
        <w:ind w:firstLine="0"/>
        <w:rPr>
          <w:lang w:val="en-US"/>
        </w:rPr>
      </w:pPr>
    </w:p>
    <w:p w14:paraId="51FC44A3" w14:textId="55E1FC2D" w:rsidR="003A626C" w:rsidRDefault="003A626C" w:rsidP="003A626C">
      <w:pPr>
        <w:ind w:firstLine="0"/>
        <w:rPr>
          <w:lang w:val="en-US"/>
        </w:rPr>
      </w:pPr>
    </w:p>
    <w:p w14:paraId="599437D1" w14:textId="262E353A" w:rsidR="003A626C" w:rsidRDefault="003A626C" w:rsidP="003A626C">
      <w:pPr>
        <w:ind w:firstLine="0"/>
        <w:rPr>
          <w:lang w:val="en-US"/>
        </w:rPr>
      </w:pPr>
    </w:p>
    <w:p w14:paraId="55BCC5EA" w14:textId="02D71FB7" w:rsidR="003A626C" w:rsidRDefault="003A626C" w:rsidP="003A626C">
      <w:pPr>
        <w:ind w:firstLine="0"/>
        <w:rPr>
          <w:lang w:val="en-US"/>
        </w:rPr>
      </w:pPr>
    </w:p>
    <w:p w14:paraId="11E868A7" w14:textId="77777777" w:rsidR="0087756D" w:rsidRDefault="0087756D" w:rsidP="003A626C">
      <w:pPr>
        <w:ind w:firstLine="0"/>
        <w:rPr>
          <w:lang w:val="en-US"/>
        </w:rPr>
      </w:pPr>
    </w:p>
    <w:p w14:paraId="43719490" w14:textId="775D2EED" w:rsidR="003A626C" w:rsidRDefault="003A626C" w:rsidP="003A626C">
      <w:pPr>
        <w:ind w:firstLine="0"/>
        <w:rPr>
          <w:lang w:val="en-US"/>
        </w:rPr>
      </w:pPr>
    </w:p>
    <w:p w14:paraId="2809A0FA" w14:textId="77777777" w:rsidR="00DD2B22" w:rsidRDefault="00DD2B22" w:rsidP="0087756D">
      <w:pPr>
        <w:pStyle w:val="Zdroje"/>
      </w:pPr>
    </w:p>
    <w:p w14:paraId="16841584" w14:textId="074CCAB8" w:rsidR="003A626C" w:rsidRDefault="0087756D" w:rsidP="0087756D">
      <w:pPr>
        <w:pStyle w:val="Zdroje"/>
        <w:rPr>
          <w:lang w:val="en-US"/>
        </w:rPr>
      </w:pPr>
      <w:r w:rsidRPr="0087756D">
        <w:t xml:space="preserve">Source: Own elaboration, 2019  </w:t>
      </w:r>
    </w:p>
    <w:p w14:paraId="18F15091" w14:textId="6F39D496" w:rsidR="004638B2" w:rsidRDefault="003A626C" w:rsidP="003A626C">
      <w:pPr>
        <w:ind w:firstLine="0"/>
        <w:rPr>
          <w:lang w:val="en-US"/>
        </w:rPr>
      </w:pPr>
      <w:r w:rsidRPr="00C75E91">
        <w:rPr>
          <w:lang w:val="en-US"/>
        </w:rPr>
        <w:t>The countries of living were Czech Republic (28 %), Germany, Austria, England, Ireland, Scotland, Poland, Netherlands, Slovakia, Slovenia, France, Hungary, China, Taiwan, Sri</w:t>
      </w:r>
      <w:r w:rsidR="00F63463">
        <w:rPr>
          <w:lang w:val="en-US"/>
        </w:rPr>
        <w:t> </w:t>
      </w:r>
      <w:r w:rsidRPr="00C75E91">
        <w:rPr>
          <w:lang w:val="en-US"/>
        </w:rPr>
        <w:t>Lanka, Malta, United States, Australia, Denmark, Croatia, Finland, New Zealand, Norway, Portugal, South Africa, Turkey, Sweden, Kenya, Hong Kong, Serbia, Spain, Italy, Canada, Brazil, Fiji, Mexico, Switzerland, Jordan, Greece, Egypt. The total number of countries of living is 40.</w:t>
      </w:r>
    </w:p>
    <w:p w14:paraId="220005E0" w14:textId="77777777" w:rsidR="004638B2" w:rsidRDefault="004638B2">
      <w:pPr>
        <w:rPr>
          <w:lang w:val="en-US"/>
        </w:rPr>
      </w:pPr>
      <w:r>
        <w:rPr>
          <w:lang w:val="en-US"/>
        </w:rPr>
        <w:br w:type="page"/>
      </w:r>
    </w:p>
    <w:p w14:paraId="7DF12A77" w14:textId="4C513E56" w:rsidR="003A626C" w:rsidRDefault="004638B2" w:rsidP="003A626C">
      <w:pPr>
        <w:ind w:firstLine="0"/>
        <w:rPr>
          <w:lang w:val="en-US"/>
        </w:rPr>
      </w:pPr>
      <w:r w:rsidRPr="00C75E91">
        <w:rPr>
          <w:noProof/>
          <w:lang w:val="cs-CZ"/>
        </w:rPr>
        <w:lastRenderedPageBreak/>
        <mc:AlternateContent>
          <mc:Choice Requires="wps">
            <w:drawing>
              <wp:anchor distT="0" distB="0" distL="114300" distR="114300" simplePos="0" relativeHeight="252055552" behindDoc="0" locked="0" layoutInCell="1" allowOverlap="1" wp14:anchorId="74218F52" wp14:editId="63D14075">
                <wp:simplePos x="0" y="0"/>
                <wp:positionH relativeFrom="page">
                  <wp:align>center</wp:align>
                </wp:positionH>
                <wp:positionV relativeFrom="paragraph">
                  <wp:posOffset>1099820</wp:posOffset>
                </wp:positionV>
                <wp:extent cx="4584700" cy="200025"/>
                <wp:effectExtent l="0" t="0" r="6350" b="9525"/>
                <wp:wrapTopAndBottom/>
                <wp:docPr id="9" name="Textové pole 9"/>
                <wp:cNvGraphicFramePr/>
                <a:graphic xmlns:a="http://schemas.openxmlformats.org/drawingml/2006/main">
                  <a:graphicData uri="http://schemas.microsoft.com/office/word/2010/wordprocessingShape">
                    <wps:wsp>
                      <wps:cNvSpPr txBox="1"/>
                      <wps:spPr>
                        <a:xfrm>
                          <a:off x="0" y="0"/>
                          <a:ext cx="4584700" cy="200025"/>
                        </a:xfrm>
                        <a:prstGeom prst="rect">
                          <a:avLst/>
                        </a:prstGeom>
                        <a:solidFill>
                          <a:prstClr val="white"/>
                        </a:solidFill>
                        <a:ln>
                          <a:noFill/>
                        </a:ln>
                      </wps:spPr>
                      <wps:txbx>
                        <w:txbxContent>
                          <w:p w14:paraId="4F4FD86D" w14:textId="0206C8FC" w:rsidR="00DD6163" w:rsidRPr="002E5A6F" w:rsidRDefault="00DD6163" w:rsidP="001C5B09">
                            <w:pPr>
                              <w:pStyle w:val="Zdroje"/>
                              <w:ind w:firstLine="0"/>
                              <w:jc w:val="left"/>
                              <w:rPr>
                                <w:sz w:val="24"/>
                              </w:rPr>
                            </w:pPr>
                            <w:r>
                              <w:t xml:space="preserve">Graph </w:t>
                            </w:r>
                            <w:fldSimple w:instr=" SEQ Graph \* ARABIC ">
                              <w:r>
                                <w:rPr>
                                  <w:noProof/>
                                </w:rPr>
                                <w:t>17</w:t>
                              </w:r>
                            </w:fldSimple>
                            <w:r>
                              <w:t>: Language 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18F52" id="Textové pole 9" o:spid="_x0000_s1104" type="#_x0000_t202" style="position:absolute;left:0;text-align:left;margin-left:0;margin-top:86.6pt;width:361pt;height:15.75pt;z-index:2520555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" stroked="f">
                <v:textbox inset="0,0,0,0">
                  <w:txbxContent>
                    <w:p w14:paraId="4F4FD86D" w14:textId="0206C8FC" w:rsidR="00DD6163" w:rsidRPr="002E5A6F" w:rsidRDefault="00DD6163" w:rsidP="001C5B09">
                      <w:pPr>
                        <w:pStyle w:val="Zdroje"/>
                        <w:ind w:firstLine="0"/>
                        <w:jc w:val="left"/>
                        <w:rPr>
                          <w:sz w:val="24"/>
                        </w:rPr>
                      </w:pPr>
                      <w:r>
                        <w:t xml:space="preserve">Graph </w:t>
                      </w:r>
                      <w:fldSimple w:instr=" SEQ Graph \* ARABIC ">
                        <w:r>
                          <w:rPr>
                            <w:noProof/>
                          </w:rPr>
                          <w:t>17</w:t>
                        </w:r>
                      </w:fldSimple>
                      <w:r>
                        <w:t>: Language ability</w:t>
                      </w:r>
                    </w:p>
                  </w:txbxContent>
                </v:textbox>
                <w10:wrap type="topAndBottom" anchorx="page"/>
              </v:shape>
            </w:pict>
          </mc:Fallback>
        </mc:AlternateContent>
      </w:r>
      <w:r w:rsidR="003A626C">
        <w:rPr>
          <w:lang w:val="en-US"/>
        </w:rPr>
        <w:t>Many people who participated in the sur</w:t>
      </w:r>
      <w:r>
        <w:rPr>
          <w:lang w:val="en-US"/>
        </w:rPr>
        <w:t>vey can speak at least two</w:t>
      </w:r>
      <w:r w:rsidR="003A626C">
        <w:rPr>
          <w:lang w:val="en-US"/>
        </w:rPr>
        <w:t xml:space="preserve"> foreign languages, specifically 62</w:t>
      </w:r>
      <w:r w:rsidR="003A626C" w:rsidRPr="00C75E91">
        <w:rPr>
          <w:lang w:val="en-US"/>
        </w:rPr>
        <w:t xml:space="preserve"> %.</w:t>
      </w:r>
      <w:r>
        <w:rPr>
          <w:lang w:val="en-US"/>
        </w:rPr>
        <w:t xml:space="preserve"> </w:t>
      </w:r>
      <w:r w:rsidRPr="00C75E91">
        <w:rPr>
          <w:lang w:val="en-US"/>
        </w:rPr>
        <w:t>From this result, we can suppose that people who enjoy travelling have passion for learning new languages and thanks to that, they probably enjoy the travel even more.</w:t>
      </w:r>
    </w:p>
    <w:p w14:paraId="2233E8D4" w14:textId="761EF6E0" w:rsidR="003A626C" w:rsidRDefault="004638B2" w:rsidP="003A626C">
      <w:pPr>
        <w:ind w:firstLine="0"/>
        <w:rPr>
          <w:lang w:val="en-US"/>
        </w:rPr>
      </w:pPr>
      <w:r>
        <w:rPr>
          <w:noProof/>
          <w:lang w:val="cs-CZ"/>
        </w:rPr>
        <w:drawing>
          <wp:anchor distT="0" distB="0" distL="114300" distR="114300" simplePos="0" relativeHeight="252057600" behindDoc="0" locked="0" layoutInCell="1" allowOverlap="1" wp14:anchorId="58F9BB78" wp14:editId="34B4CA7B">
            <wp:simplePos x="0" y="0"/>
            <wp:positionH relativeFrom="margin">
              <wp:align>center</wp:align>
            </wp:positionH>
            <wp:positionV relativeFrom="paragraph">
              <wp:posOffset>201295</wp:posOffset>
            </wp:positionV>
            <wp:extent cx="4572000" cy="2743200"/>
            <wp:effectExtent l="0" t="0" r="0" b="0"/>
            <wp:wrapSquare wrapText="bothSides"/>
            <wp:docPr id="488" name="Graf 4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14:paraId="07B48357" w14:textId="3352D238" w:rsidR="003A626C" w:rsidRPr="00C75E91" w:rsidRDefault="003A626C">
      <w:pPr>
        <w:ind w:firstLine="0"/>
        <w:rPr>
          <w:lang w:val="en-US"/>
        </w:rPr>
      </w:pPr>
    </w:p>
    <w:p w14:paraId="2EADD9C4" w14:textId="36E12A34" w:rsidR="003A626C" w:rsidRDefault="003A626C">
      <w:pPr>
        <w:ind w:firstLine="0"/>
        <w:rPr>
          <w:lang w:val="en-US"/>
        </w:rPr>
      </w:pPr>
      <w:bookmarkStart w:id="32" w:name="_heading=h.uzj8quykovj4" w:colFirst="0" w:colLast="0"/>
      <w:bookmarkEnd w:id="32"/>
    </w:p>
    <w:p w14:paraId="0000027D" w14:textId="112B6C2D" w:rsidR="00223A2A" w:rsidRPr="00C75E91" w:rsidRDefault="00223A2A" w:rsidP="003A626C">
      <w:pPr>
        <w:ind w:firstLine="0"/>
        <w:rPr>
          <w:lang w:val="en-US"/>
        </w:rPr>
      </w:pPr>
    </w:p>
    <w:p w14:paraId="2B24ED7E" w14:textId="18E4199A" w:rsidR="001C5B09" w:rsidRDefault="001C5B09" w:rsidP="001C5B09">
      <w:pPr>
        <w:ind w:firstLine="0"/>
        <w:rPr>
          <w:lang w:val="en-US"/>
        </w:rPr>
      </w:pPr>
      <w:r w:rsidRPr="00C75E91">
        <w:rPr>
          <w:lang w:val="en-US"/>
        </w:rPr>
        <w:t xml:space="preserve"> </w:t>
      </w:r>
    </w:p>
    <w:p w14:paraId="20685886" w14:textId="77777777" w:rsidR="00B47917" w:rsidRPr="00C75E91" w:rsidRDefault="00B47917" w:rsidP="001C5B09">
      <w:pPr>
        <w:ind w:firstLine="0"/>
        <w:rPr>
          <w:lang w:val="en-US"/>
        </w:rPr>
      </w:pPr>
    </w:p>
    <w:p w14:paraId="42B7BD89" w14:textId="62732352" w:rsidR="001C5B09" w:rsidRPr="00C75E91" w:rsidRDefault="001C5B09" w:rsidP="001C5B09">
      <w:pPr>
        <w:ind w:firstLine="0"/>
        <w:rPr>
          <w:sz w:val="12"/>
          <w:lang w:val="en-US"/>
        </w:rPr>
      </w:pPr>
    </w:p>
    <w:p w14:paraId="1DEF048B" w14:textId="77777777" w:rsidR="001C5B09" w:rsidRDefault="001C5B09" w:rsidP="001C5B09">
      <w:pPr>
        <w:ind w:firstLine="0"/>
        <w:rPr>
          <w:lang w:val="en-US"/>
        </w:rPr>
      </w:pPr>
    </w:p>
    <w:p w14:paraId="758DFED1" w14:textId="0D095F55" w:rsidR="001C5B09" w:rsidRDefault="004638B2" w:rsidP="001C5B09">
      <w:pPr>
        <w:ind w:firstLine="0"/>
        <w:rPr>
          <w:lang w:val="en-US"/>
        </w:rPr>
      </w:pPr>
      <w:r w:rsidRPr="00C75E91">
        <w:rPr>
          <w:noProof/>
          <w:lang w:val="cs-CZ"/>
        </w:rPr>
        <mc:AlternateContent>
          <mc:Choice Requires="wps">
            <w:drawing>
              <wp:anchor distT="0" distB="0" distL="114300" distR="114300" simplePos="0" relativeHeight="252056576" behindDoc="0" locked="0" layoutInCell="1" allowOverlap="1" wp14:anchorId="4B08B15D" wp14:editId="6C16A081">
                <wp:simplePos x="0" y="0"/>
                <wp:positionH relativeFrom="margin">
                  <wp:posOffset>3261995</wp:posOffset>
                </wp:positionH>
                <wp:positionV relativeFrom="paragraph">
                  <wp:posOffset>259715</wp:posOffset>
                </wp:positionV>
                <wp:extent cx="1826895" cy="111760"/>
                <wp:effectExtent l="0" t="0" r="1905" b="2540"/>
                <wp:wrapTopAndBottom/>
                <wp:docPr id="10" name="Textové pole 10"/>
                <wp:cNvGraphicFramePr/>
                <a:graphic xmlns:a="http://schemas.openxmlformats.org/drawingml/2006/main">
                  <a:graphicData uri="http://schemas.microsoft.com/office/word/2010/wordprocessingShape">
                    <wps:wsp>
                      <wps:cNvSpPr txBox="1"/>
                      <wps:spPr>
                        <a:xfrm>
                          <a:off x="0" y="0"/>
                          <a:ext cx="1826895" cy="111760"/>
                        </a:xfrm>
                        <a:prstGeom prst="rect">
                          <a:avLst/>
                        </a:prstGeom>
                        <a:solidFill>
                          <a:prstClr val="white"/>
                        </a:solidFill>
                        <a:ln>
                          <a:noFill/>
                        </a:ln>
                      </wps:spPr>
                      <wps:txbx>
                        <w:txbxContent>
                          <w:p w14:paraId="452EB00E" w14:textId="16C898FE" w:rsidR="00DD6163" w:rsidRPr="00756EB2" w:rsidRDefault="00DD6163" w:rsidP="001C5B09">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8B15D" id="Textové pole 10" o:spid="_x0000_s1105" type="#_x0000_t202" style="position:absolute;left:0;text-align:left;margin-left:256.85pt;margin-top:20.45pt;width:143.85pt;height:8.8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" stroked="f">
                <v:textbox inset="0,0,0,0">
                  <w:txbxContent>
                    <w:p w14:paraId="452EB00E" w14:textId="16C898FE" w:rsidR="00DD6163" w:rsidRPr="00756EB2" w:rsidRDefault="00DD6163" w:rsidP="001C5B09">
                      <w:pPr>
                        <w:pStyle w:val="Zdroje"/>
                        <w:rPr>
                          <w:noProof/>
                          <w:sz w:val="24"/>
                        </w:rPr>
                      </w:pPr>
                      <w:r>
                        <w:t xml:space="preserve">Source: Own elaboration, 2019  </w:t>
                      </w:r>
                    </w:p>
                  </w:txbxContent>
                </v:textbox>
                <w10:wrap type="topAndBottom" anchorx="margin"/>
              </v:shape>
            </w:pict>
          </mc:Fallback>
        </mc:AlternateContent>
      </w:r>
    </w:p>
    <w:p w14:paraId="63758C36" w14:textId="5B253E7D" w:rsidR="001C5B09" w:rsidRDefault="004638B2" w:rsidP="001C5B09">
      <w:pPr>
        <w:ind w:firstLine="0"/>
        <w:rPr>
          <w:lang w:val="en-US"/>
        </w:rPr>
      </w:pPr>
      <w:r>
        <w:rPr>
          <w:noProof/>
          <w:lang w:val="cs-CZ"/>
        </w:rPr>
        <mc:AlternateContent>
          <mc:Choice Requires="wps">
            <w:drawing>
              <wp:anchor distT="0" distB="0" distL="114300" distR="114300" simplePos="0" relativeHeight="252095488" behindDoc="0" locked="0" layoutInCell="1" allowOverlap="1" wp14:anchorId="5A98CD88" wp14:editId="5C89A563">
                <wp:simplePos x="0" y="0"/>
                <wp:positionH relativeFrom="page">
                  <wp:align>center</wp:align>
                </wp:positionH>
                <wp:positionV relativeFrom="paragraph">
                  <wp:posOffset>451485</wp:posOffset>
                </wp:positionV>
                <wp:extent cx="5399405" cy="152400"/>
                <wp:effectExtent l="0" t="0" r="0" b="0"/>
                <wp:wrapSquare wrapText="bothSides"/>
                <wp:docPr id="452" name="Textové pole 452"/>
                <wp:cNvGraphicFramePr/>
                <a:graphic xmlns:a="http://schemas.openxmlformats.org/drawingml/2006/main">
                  <a:graphicData uri="http://schemas.microsoft.com/office/word/2010/wordprocessingShape">
                    <wps:wsp>
                      <wps:cNvSpPr txBox="1"/>
                      <wps:spPr>
                        <a:xfrm>
                          <a:off x="0" y="0"/>
                          <a:ext cx="5399405" cy="152400"/>
                        </a:xfrm>
                        <a:prstGeom prst="rect">
                          <a:avLst/>
                        </a:prstGeom>
                        <a:solidFill>
                          <a:prstClr val="white"/>
                        </a:solidFill>
                        <a:ln>
                          <a:noFill/>
                        </a:ln>
                      </wps:spPr>
                      <wps:txbx>
                        <w:txbxContent>
                          <w:p w14:paraId="20178816" w14:textId="19249F6C" w:rsidR="00DD6163" w:rsidRPr="00C76E06" w:rsidRDefault="00DD6163" w:rsidP="004638B2">
                            <w:pPr>
                              <w:pStyle w:val="Zdroje"/>
                              <w:jc w:val="left"/>
                              <w:rPr>
                                <w:noProof/>
                                <w:sz w:val="24"/>
                              </w:rPr>
                            </w:pPr>
                            <w:r>
                              <w:t xml:space="preserve">Graph </w:t>
                            </w:r>
                            <w:fldSimple w:instr=" SEQ Graph \* ARABIC ">
                              <w:r>
                                <w:rPr>
                                  <w:noProof/>
                                </w:rPr>
                                <w:t>18</w:t>
                              </w:r>
                            </w:fldSimple>
                            <w:r>
                              <w:t>: Language ability according to the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8CD88" id="Textové pole 452" o:spid="_x0000_s1106" type="#_x0000_t202" style="position:absolute;left:0;text-align:left;margin-left:0;margin-top:35.55pt;width:425.15pt;height:12pt;z-index:2520954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" stroked="f">
                <v:textbox inset="0,0,0,0">
                  <w:txbxContent>
                    <w:p w14:paraId="20178816" w14:textId="19249F6C" w:rsidR="00DD6163" w:rsidRPr="00C76E06" w:rsidRDefault="00DD6163" w:rsidP="004638B2">
                      <w:pPr>
                        <w:pStyle w:val="Zdroje"/>
                        <w:jc w:val="left"/>
                        <w:rPr>
                          <w:noProof/>
                          <w:sz w:val="24"/>
                        </w:rPr>
                      </w:pPr>
                      <w:r>
                        <w:t xml:space="preserve">Graph </w:t>
                      </w:r>
                      <w:fldSimple w:instr=" SEQ Graph \* ARABIC ">
                        <w:r>
                          <w:rPr>
                            <w:noProof/>
                          </w:rPr>
                          <w:t>18</w:t>
                        </w:r>
                      </w:fldSimple>
                      <w:r>
                        <w:t>: Language ability according to the age</w:t>
                      </w:r>
                    </w:p>
                  </w:txbxContent>
                </v:textbox>
                <w10:wrap type="square" anchorx="page"/>
              </v:shape>
            </w:pict>
          </mc:Fallback>
        </mc:AlternateContent>
      </w:r>
    </w:p>
    <w:p w14:paraId="2F90F039" w14:textId="68EEE50A" w:rsidR="001C5B09" w:rsidRDefault="004638B2" w:rsidP="001C5B09">
      <w:pPr>
        <w:ind w:firstLine="0"/>
        <w:rPr>
          <w:lang w:val="en-US"/>
        </w:rPr>
      </w:pPr>
      <w:r>
        <w:rPr>
          <w:noProof/>
          <w:lang w:val="cs-CZ"/>
        </w:rPr>
        <mc:AlternateContent>
          <mc:Choice Requires="wps">
            <w:drawing>
              <wp:anchor distT="0" distB="0" distL="114300" distR="114300" simplePos="0" relativeHeight="252097536" behindDoc="0" locked="0" layoutInCell="1" allowOverlap="1" wp14:anchorId="2FD59378" wp14:editId="4B27DA39">
                <wp:simplePos x="0" y="0"/>
                <wp:positionH relativeFrom="column">
                  <wp:posOffset>-12700</wp:posOffset>
                </wp:positionH>
                <wp:positionV relativeFrom="paragraph">
                  <wp:posOffset>3382645</wp:posOffset>
                </wp:positionV>
                <wp:extent cx="5399405" cy="219075"/>
                <wp:effectExtent l="0" t="0" r="0" b="9525"/>
                <wp:wrapSquare wrapText="bothSides"/>
                <wp:docPr id="453" name="Textové pole 453"/>
                <wp:cNvGraphicFramePr/>
                <a:graphic xmlns:a="http://schemas.openxmlformats.org/drawingml/2006/main">
                  <a:graphicData uri="http://schemas.microsoft.com/office/word/2010/wordprocessingShape">
                    <wps:wsp>
                      <wps:cNvSpPr txBox="1"/>
                      <wps:spPr>
                        <a:xfrm>
                          <a:off x="0" y="0"/>
                          <a:ext cx="5399405" cy="219075"/>
                        </a:xfrm>
                        <a:prstGeom prst="rect">
                          <a:avLst/>
                        </a:prstGeom>
                        <a:solidFill>
                          <a:prstClr val="white"/>
                        </a:solidFill>
                        <a:ln>
                          <a:noFill/>
                        </a:ln>
                      </wps:spPr>
                      <wps:txbx>
                        <w:txbxContent>
                          <w:p w14:paraId="1D433BF5" w14:textId="572EE74F" w:rsidR="00DD6163" w:rsidRPr="00756EB2" w:rsidRDefault="00DD6163" w:rsidP="004638B2">
                            <w:pPr>
                              <w:pStyle w:val="Zdroje"/>
                              <w:rPr>
                                <w:noProof/>
                                <w:sz w:val="24"/>
                              </w:rPr>
                            </w:pPr>
                            <w:r>
                              <w:t xml:space="preserve">Source: Own elaboration, 2019  </w:t>
                            </w:r>
                          </w:p>
                          <w:p w14:paraId="02574496" w14:textId="5BE9392C" w:rsidR="00DD6163" w:rsidRPr="002A4ADC" w:rsidRDefault="00DD6163" w:rsidP="004638B2">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59378" id="Textové pole 453" o:spid="_x0000_s1107" type="#_x0000_t202" style="position:absolute;left:0;text-align:left;margin-left:-1pt;margin-top:266.35pt;width:425.15pt;height:17.25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" stroked="f">
                <v:textbox inset="0,0,0,0">
                  <w:txbxContent>
                    <w:p w14:paraId="1D433BF5" w14:textId="572EE74F" w:rsidR="00DD6163" w:rsidRPr="00756EB2" w:rsidRDefault="00DD6163" w:rsidP="004638B2">
                      <w:pPr>
                        <w:pStyle w:val="Zdroje"/>
                        <w:rPr>
                          <w:noProof/>
                          <w:sz w:val="24"/>
                        </w:rPr>
                      </w:pPr>
                      <w:r>
                        <w:t xml:space="preserve">Source: Own elaboration, 2019  </w:t>
                      </w:r>
                    </w:p>
                    <w:p w14:paraId="02574496" w14:textId="5BE9392C" w:rsidR="00DD6163" w:rsidRPr="002A4ADC" w:rsidRDefault="00DD6163" w:rsidP="004638B2">
                      <w:pPr>
                        <w:pStyle w:val="Titulek"/>
                        <w:rPr>
                          <w:noProof/>
                          <w:sz w:val="24"/>
                          <w:szCs w:val="24"/>
                        </w:rPr>
                      </w:pPr>
                    </w:p>
                  </w:txbxContent>
                </v:textbox>
                <w10:wrap type="square"/>
              </v:shape>
            </w:pict>
          </mc:Fallback>
        </mc:AlternateContent>
      </w:r>
      <w:r>
        <w:rPr>
          <w:noProof/>
          <w:lang w:val="cs-CZ"/>
        </w:rPr>
        <w:drawing>
          <wp:anchor distT="0" distB="0" distL="114300" distR="114300" simplePos="0" relativeHeight="252093440" behindDoc="0" locked="0" layoutInCell="1" allowOverlap="1" wp14:anchorId="2DEB780D" wp14:editId="0EB1D46C">
            <wp:simplePos x="0" y="0"/>
            <wp:positionH relativeFrom="margin">
              <wp:align>right</wp:align>
            </wp:positionH>
            <wp:positionV relativeFrom="paragraph">
              <wp:posOffset>340995</wp:posOffset>
            </wp:positionV>
            <wp:extent cx="5399405" cy="2987675"/>
            <wp:effectExtent l="0" t="0" r="0" b="0"/>
            <wp:wrapSquare wrapText="bothSides"/>
            <wp:docPr id="489" name="Graf 4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665C972B" w14:textId="470FDA18" w:rsidR="0087756D" w:rsidRDefault="0087756D">
      <w:pPr>
        <w:rPr>
          <w:lang w:val="en-US"/>
        </w:rPr>
      </w:pPr>
      <w:r>
        <w:rPr>
          <w:lang w:val="en-US"/>
        </w:rPr>
        <w:br w:type="page"/>
      </w:r>
    </w:p>
    <w:p w14:paraId="00000297" w14:textId="77777777" w:rsidR="00223A2A" w:rsidRPr="00C75E91" w:rsidRDefault="00105CFA">
      <w:pPr>
        <w:pStyle w:val="Nadpis3"/>
        <w:numPr>
          <w:ilvl w:val="2"/>
          <w:numId w:val="3"/>
        </w:numPr>
        <w:rPr>
          <w:lang w:val="en-US"/>
        </w:rPr>
      </w:pPr>
      <w:r w:rsidRPr="00C75E91">
        <w:rPr>
          <w:lang w:val="en-US"/>
        </w:rPr>
        <w:lastRenderedPageBreak/>
        <w:t>The analysis of supply</w:t>
      </w:r>
    </w:p>
    <w:p w14:paraId="00000298" w14:textId="43D40B55" w:rsidR="00223A2A" w:rsidRDefault="00105CFA">
      <w:pPr>
        <w:ind w:firstLine="0"/>
        <w:rPr>
          <w:lang w:val="en-US"/>
        </w:rPr>
      </w:pPr>
      <w:r w:rsidRPr="00C75E91">
        <w:rPr>
          <w:lang w:val="en-US"/>
        </w:rPr>
        <w:t xml:space="preserve">The analysis of supply is based on answers from respondents from Madeira, who offer their accommodation through AirBnB channel. </w:t>
      </w:r>
    </w:p>
    <w:p w14:paraId="72C9514B" w14:textId="10FB70A1" w:rsidR="00666786" w:rsidRPr="00F02A40" w:rsidRDefault="00666786" w:rsidP="0087756D">
      <w:pPr>
        <w:pStyle w:val="Nadpis4"/>
        <w:rPr>
          <w:rStyle w:val="Zdraznnintenzivn"/>
          <w:i w:val="0"/>
          <w:iCs/>
          <w:color w:val="auto"/>
        </w:rPr>
      </w:pPr>
      <w:r w:rsidRPr="00F02A40">
        <w:rPr>
          <w:rStyle w:val="Zdraznnintenzivn"/>
          <w:i w:val="0"/>
          <w:iCs/>
          <w:color w:val="auto"/>
        </w:rPr>
        <w:t>General Info</w:t>
      </w:r>
    </w:p>
    <w:p w14:paraId="00000299" w14:textId="79C012D0" w:rsidR="00223A2A" w:rsidRPr="00C75E91" w:rsidRDefault="0087756D">
      <w:pPr>
        <w:ind w:firstLine="0"/>
        <w:rPr>
          <w:lang w:val="en-US"/>
        </w:rPr>
      </w:pPr>
      <w:r>
        <w:rPr>
          <w:lang w:val="en-US"/>
        </w:rPr>
        <w:t>At the beginning, respondents were asked</w:t>
      </w:r>
      <w:r w:rsidR="00105CFA" w:rsidRPr="00C75E91">
        <w:rPr>
          <w:lang w:val="en-US"/>
        </w:rPr>
        <w:t xml:space="preserve"> when </w:t>
      </w:r>
      <w:r>
        <w:rPr>
          <w:lang w:val="en-US"/>
        </w:rPr>
        <w:t>they</w:t>
      </w:r>
      <w:r w:rsidR="00DC4FDA" w:rsidRPr="00C75E91">
        <w:rPr>
          <w:lang w:val="en-US"/>
        </w:rPr>
        <w:t xml:space="preserve"> became</w:t>
      </w:r>
      <w:r w:rsidR="00105CFA" w:rsidRPr="00C75E91">
        <w:rPr>
          <w:lang w:val="en-US"/>
        </w:rPr>
        <w:t xml:space="preserve"> a part of the rental community. We can see from the graph below that 33 % of respo</w:t>
      </w:r>
      <w:r w:rsidR="00571CA1">
        <w:rPr>
          <w:lang w:val="en-US"/>
        </w:rPr>
        <w:t>ndents answered the year 2017, 27</w:t>
      </w:r>
      <w:r w:rsidR="00105CFA" w:rsidRPr="00C75E91">
        <w:rPr>
          <w:lang w:val="en-US"/>
        </w:rPr>
        <w:t xml:space="preserve"> % answered 2016, 20 % said 2015 and 17 % became a member earlier than 2015. </w:t>
      </w:r>
      <w:r w:rsidR="00571CA1">
        <w:rPr>
          <w:lang w:val="en-US"/>
        </w:rPr>
        <w:t>The last 3% of respondents joined the community in 2018. It is obvious from the graph below, that the number of providers is growing with time and second thing we can see is, that males joined the joined AirBnB earlier than females.</w:t>
      </w:r>
    </w:p>
    <w:p w14:paraId="0000029A" w14:textId="796E5EC4" w:rsidR="00223A2A" w:rsidRPr="00C75E91" w:rsidRDefault="00571CA1">
      <w:pPr>
        <w:ind w:firstLine="0"/>
        <w:rPr>
          <w:lang w:val="en-US"/>
        </w:rPr>
      </w:pPr>
      <w:r w:rsidRPr="00C75E91">
        <w:rPr>
          <w:noProof/>
          <w:lang w:val="cs-CZ"/>
        </w:rPr>
        <mc:AlternateContent>
          <mc:Choice Requires="wps">
            <w:drawing>
              <wp:anchor distT="0" distB="0" distL="114300" distR="114300" simplePos="0" relativeHeight="251918336" behindDoc="0" locked="0" layoutInCell="1" allowOverlap="1" wp14:anchorId="1C5370BA" wp14:editId="1A368542">
                <wp:simplePos x="0" y="0"/>
                <wp:positionH relativeFrom="margin">
                  <wp:align>left</wp:align>
                </wp:positionH>
                <wp:positionV relativeFrom="paragraph">
                  <wp:posOffset>4445</wp:posOffset>
                </wp:positionV>
                <wp:extent cx="4577080" cy="171450"/>
                <wp:effectExtent l="0" t="0" r="0" b="0"/>
                <wp:wrapSquare wrapText="bothSides"/>
                <wp:docPr id="345" name="Textové pole 345"/>
                <wp:cNvGraphicFramePr/>
                <a:graphic xmlns:a="http://schemas.openxmlformats.org/drawingml/2006/main">
                  <a:graphicData uri="http://schemas.microsoft.com/office/word/2010/wordprocessingShape">
                    <wps:wsp>
                      <wps:cNvSpPr txBox="1"/>
                      <wps:spPr>
                        <a:xfrm>
                          <a:off x="0" y="0"/>
                          <a:ext cx="4577080" cy="171450"/>
                        </a:xfrm>
                        <a:prstGeom prst="rect">
                          <a:avLst/>
                        </a:prstGeom>
                        <a:solidFill>
                          <a:prstClr val="white"/>
                        </a:solidFill>
                        <a:ln>
                          <a:noFill/>
                        </a:ln>
                      </wps:spPr>
                      <wps:txbx>
                        <w:txbxContent>
                          <w:p w14:paraId="471B918E" w14:textId="10942906" w:rsidR="00DD6163" w:rsidRPr="0082492B" w:rsidRDefault="00DD6163" w:rsidP="005575F6">
                            <w:pPr>
                              <w:pStyle w:val="Zdroje"/>
                              <w:ind w:firstLine="0"/>
                              <w:jc w:val="left"/>
                              <w:rPr>
                                <w:noProof/>
                                <w:sz w:val="24"/>
                              </w:rPr>
                            </w:pPr>
                            <w:r>
                              <w:t xml:space="preserve">Graph </w:t>
                            </w:r>
                            <w:fldSimple w:instr=" SEQ Graph \* ARABIC ">
                              <w:r>
                                <w:rPr>
                                  <w:noProof/>
                                </w:rPr>
                                <w:t>19</w:t>
                              </w:r>
                            </w:fldSimple>
                            <w:r>
                              <w:t xml:space="preserve"> The year of becoming AirBnB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370BA" id="Textové pole 345" o:spid="_x0000_s1108" type="#_x0000_t202" style="position:absolute;left:0;text-align:left;margin-left:0;margin-top:.35pt;width:360.4pt;height:13.5pt;z-index:251918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" stroked="f">
                <v:textbox inset="0,0,0,0">
                  <w:txbxContent>
                    <w:p w14:paraId="471B918E" w14:textId="10942906" w:rsidR="00DD6163" w:rsidRPr="0082492B" w:rsidRDefault="00DD6163" w:rsidP="005575F6">
                      <w:pPr>
                        <w:pStyle w:val="Zdroje"/>
                        <w:ind w:firstLine="0"/>
                        <w:jc w:val="left"/>
                        <w:rPr>
                          <w:noProof/>
                          <w:sz w:val="24"/>
                        </w:rPr>
                      </w:pPr>
                      <w:r>
                        <w:t xml:space="preserve">Graph </w:t>
                      </w:r>
                      <w:fldSimple w:instr=" SEQ Graph \* ARABIC ">
                        <w:r>
                          <w:rPr>
                            <w:noProof/>
                          </w:rPr>
                          <w:t>19</w:t>
                        </w:r>
                      </w:fldSimple>
                      <w:r>
                        <w:t xml:space="preserve"> The year of becoming AirBnB host</w:t>
                      </w:r>
                    </w:p>
                  </w:txbxContent>
                </v:textbox>
                <w10:wrap type="square" anchorx="margin"/>
              </v:shape>
            </w:pict>
          </mc:Fallback>
        </mc:AlternateContent>
      </w:r>
      <w:r w:rsidR="005A33B7">
        <w:rPr>
          <w:noProof/>
          <w:lang w:val="cs-CZ"/>
        </w:rPr>
        <w:drawing>
          <wp:anchor distT="0" distB="0" distL="114300" distR="114300" simplePos="0" relativeHeight="252043264" behindDoc="0" locked="0" layoutInCell="1" allowOverlap="1" wp14:anchorId="31757065" wp14:editId="3BEFB871">
            <wp:simplePos x="0" y="0"/>
            <wp:positionH relativeFrom="margin">
              <wp:align>center</wp:align>
            </wp:positionH>
            <wp:positionV relativeFrom="paragraph">
              <wp:posOffset>172276</wp:posOffset>
            </wp:positionV>
            <wp:extent cx="4572000" cy="2743200"/>
            <wp:effectExtent l="0" t="0" r="0" b="0"/>
            <wp:wrapSquare wrapText="bothSides"/>
            <wp:docPr id="503" name="Graf 50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C20A4E" w:rsidRPr="00C75E91">
        <w:rPr>
          <w:noProof/>
          <w:lang w:val="cs-CZ"/>
        </w:rPr>
        <mc:AlternateContent>
          <mc:Choice Requires="wps">
            <w:drawing>
              <wp:anchor distT="0" distB="0" distL="114300" distR="114300" simplePos="0" relativeHeight="251920384" behindDoc="0" locked="0" layoutInCell="1" allowOverlap="1" wp14:anchorId="22AD745D" wp14:editId="7721D6E3">
                <wp:simplePos x="0" y="0"/>
                <wp:positionH relativeFrom="column">
                  <wp:posOffset>403860</wp:posOffset>
                </wp:positionH>
                <wp:positionV relativeFrom="paragraph">
                  <wp:posOffset>2972435</wp:posOffset>
                </wp:positionV>
                <wp:extent cx="4577080" cy="635"/>
                <wp:effectExtent l="0" t="0" r="0" b="0"/>
                <wp:wrapSquare wrapText="bothSides"/>
                <wp:docPr id="346" name="Textové pole 346"/>
                <wp:cNvGraphicFramePr/>
                <a:graphic xmlns:a="http://schemas.openxmlformats.org/drawingml/2006/main">
                  <a:graphicData uri="http://schemas.microsoft.com/office/word/2010/wordprocessingShape">
                    <wps:wsp>
                      <wps:cNvSpPr txBox="1"/>
                      <wps:spPr>
                        <a:xfrm>
                          <a:off x="0" y="0"/>
                          <a:ext cx="4577080" cy="635"/>
                        </a:xfrm>
                        <a:prstGeom prst="rect">
                          <a:avLst/>
                        </a:prstGeom>
                        <a:solidFill>
                          <a:prstClr val="white"/>
                        </a:solidFill>
                        <a:ln>
                          <a:noFill/>
                        </a:ln>
                      </wps:spPr>
                      <wps:txbx>
                        <w:txbxContent>
                          <w:p w14:paraId="7B78DEAA" w14:textId="40D34C7D" w:rsidR="00DD6163" w:rsidRPr="00FB6E6B" w:rsidRDefault="00DD6163" w:rsidP="00C20A4E">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D745D" id="Textové pole 346" o:spid="_x0000_s1109" type="#_x0000_t202" style="position:absolute;left:0;text-align:left;margin-left:31.8pt;margin-top:234.05pt;width:360.4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" stroked="f">
                <v:textbox style="mso-fit-shape-to-text:t" inset="0,0,0,0">
                  <w:txbxContent>
                    <w:p w14:paraId="7B78DEAA" w14:textId="40D34C7D" w:rsidR="00DD6163" w:rsidRPr="00FB6E6B" w:rsidRDefault="00DD6163" w:rsidP="00C20A4E">
                      <w:pPr>
                        <w:pStyle w:val="Zdroje"/>
                        <w:rPr>
                          <w:noProof/>
                          <w:sz w:val="24"/>
                        </w:rPr>
                      </w:pPr>
                      <w:r>
                        <w:t xml:space="preserve">Source: Own elaboration, 2019 </w:t>
                      </w:r>
                    </w:p>
                  </w:txbxContent>
                </v:textbox>
                <w10:wrap type="square"/>
              </v:shape>
            </w:pict>
          </mc:Fallback>
        </mc:AlternateContent>
      </w:r>
    </w:p>
    <w:p w14:paraId="0000029B" w14:textId="02039E76" w:rsidR="00223A2A" w:rsidRPr="00C75E91" w:rsidRDefault="00223A2A">
      <w:pPr>
        <w:ind w:firstLine="0"/>
        <w:rPr>
          <w:lang w:val="en-US"/>
        </w:rPr>
      </w:pPr>
    </w:p>
    <w:p w14:paraId="0000029C" w14:textId="1316315A" w:rsidR="00223A2A" w:rsidRPr="00C75E91" w:rsidRDefault="00223A2A">
      <w:pPr>
        <w:ind w:firstLine="0"/>
        <w:rPr>
          <w:lang w:val="en-US"/>
        </w:rPr>
      </w:pPr>
    </w:p>
    <w:p w14:paraId="0000029D" w14:textId="26BDB0FB" w:rsidR="00223A2A" w:rsidRPr="00C75E91" w:rsidRDefault="00223A2A">
      <w:pPr>
        <w:ind w:firstLine="0"/>
        <w:rPr>
          <w:lang w:val="en-US"/>
        </w:rPr>
      </w:pPr>
    </w:p>
    <w:p w14:paraId="0000029E" w14:textId="44697B8D" w:rsidR="00223A2A" w:rsidRPr="00C75E91" w:rsidRDefault="00223A2A">
      <w:pPr>
        <w:ind w:firstLine="0"/>
        <w:rPr>
          <w:lang w:val="en-US"/>
        </w:rPr>
      </w:pPr>
    </w:p>
    <w:p w14:paraId="0000029F" w14:textId="16125A8E" w:rsidR="00223A2A" w:rsidRPr="00C75E91" w:rsidRDefault="00223A2A">
      <w:pPr>
        <w:ind w:firstLine="0"/>
        <w:rPr>
          <w:lang w:val="en-US"/>
        </w:rPr>
      </w:pPr>
    </w:p>
    <w:p w14:paraId="000002A0" w14:textId="7D919051" w:rsidR="00223A2A" w:rsidRPr="00C75E91" w:rsidRDefault="00223A2A">
      <w:pPr>
        <w:ind w:firstLine="0"/>
        <w:rPr>
          <w:lang w:val="en-US"/>
        </w:rPr>
      </w:pPr>
    </w:p>
    <w:p w14:paraId="000002A1" w14:textId="3332D0B4" w:rsidR="00223A2A" w:rsidRPr="00C75E91" w:rsidRDefault="00223A2A">
      <w:pPr>
        <w:ind w:firstLine="0"/>
        <w:rPr>
          <w:lang w:val="en-US"/>
        </w:rPr>
      </w:pPr>
    </w:p>
    <w:p w14:paraId="000002A2" w14:textId="546E145A" w:rsidR="00223A2A" w:rsidRPr="00C75E91" w:rsidRDefault="00223A2A">
      <w:pPr>
        <w:ind w:firstLine="0"/>
        <w:rPr>
          <w:lang w:val="en-US"/>
        </w:rPr>
      </w:pPr>
    </w:p>
    <w:p w14:paraId="000002A3" w14:textId="748D46C2" w:rsidR="00223A2A" w:rsidRPr="002903DE" w:rsidRDefault="00223A2A">
      <w:pPr>
        <w:ind w:firstLine="0"/>
        <w:rPr>
          <w:sz w:val="18"/>
          <w:lang w:val="en-US"/>
        </w:rPr>
      </w:pPr>
    </w:p>
    <w:p w14:paraId="000002A4" w14:textId="4A59CB20" w:rsidR="00BA5671" w:rsidRPr="00C75E91" w:rsidRDefault="00105CFA">
      <w:pPr>
        <w:ind w:firstLine="0"/>
        <w:rPr>
          <w:lang w:val="en-US"/>
        </w:rPr>
      </w:pPr>
      <w:r w:rsidRPr="00C75E91">
        <w:rPr>
          <w:lang w:val="en-US"/>
        </w:rPr>
        <w:t xml:space="preserve">The aim of the </w:t>
      </w:r>
      <w:r w:rsidR="00571CA1">
        <w:rPr>
          <w:lang w:val="en-US"/>
        </w:rPr>
        <w:t>next</w:t>
      </w:r>
      <w:r w:rsidRPr="00C75E91">
        <w:rPr>
          <w:lang w:val="en-US"/>
        </w:rPr>
        <w:t xml:space="preserve"> question was to find out the reason for joining the rental commun</w:t>
      </w:r>
      <w:r w:rsidR="002903DE">
        <w:rPr>
          <w:lang w:val="en-US"/>
        </w:rPr>
        <w:t>ity. The majority said income (8</w:t>
      </w:r>
      <w:r w:rsidRPr="00C75E91">
        <w:rPr>
          <w:lang w:val="en-US"/>
        </w:rPr>
        <w:t xml:space="preserve">0 %), 20 % chose </w:t>
      </w:r>
      <w:r w:rsidR="002903DE">
        <w:rPr>
          <w:lang w:val="en-US"/>
        </w:rPr>
        <w:t>the answer “Meeting new people”.</w:t>
      </w:r>
    </w:p>
    <w:p w14:paraId="3C03CB04" w14:textId="71D26A15" w:rsidR="002903DE" w:rsidRDefault="002903DE">
      <w:pPr>
        <w:rPr>
          <w:lang w:val="en-US"/>
        </w:rPr>
      </w:pPr>
      <w:r>
        <w:rPr>
          <w:noProof/>
          <w:lang w:val="cs-CZ"/>
        </w:rPr>
        <mc:AlternateContent>
          <mc:Choice Requires="wps">
            <w:drawing>
              <wp:anchor distT="0" distB="0" distL="114300" distR="114300" simplePos="0" relativeHeight="252100608" behindDoc="0" locked="0" layoutInCell="1" allowOverlap="1" wp14:anchorId="7480A3E0" wp14:editId="3FECAE73">
                <wp:simplePos x="0" y="0"/>
                <wp:positionH relativeFrom="column">
                  <wp:posOffset>-93345</wp:posOffset>
                </wp:positionH>
                <wp:positionV relativeFrom="paragraph">
                  <wp:posOffset>6985</wp:posOffset>
                </wp:positionV>
                <wp:extent cx="4629150" cy="133350"/>
                <wp:effectExtent l="0" t="0" r="0" b="0"/>
                <wp:wrapSquare wrapText="bothSides"/>
                <wp:docPr id="456" name="Textové pole 456"/>
                <wp:cNvGraphicFramePr/>
                <a:graphic xmlns:a="http://schemas.openxmlformats.org/drawingml/2006/main">
                  <a:graphicData uri="http://schemas.microsoft.com/office/word/2010/wordprocessingShape">
                    <wps:wsp>
                      <wps:cNvSpPr txBox="1"/>
                      <wps:spPr>
                        <a:xfrm>
                          <a:off x="0" y="0"/>
                          <a:ext cx="4629150" cy="133350"/>
                        </a:xfrm>
                        <a:prstGeom prst="rect">
                          <a:avLst/>
                        </a:prstGeom>
                        <a:solidFill>
                          <a:prstClr val="white"/>
                        </a:solidFill>
                        <a:ln>
                          <a:noFill/>
                        </a:ln>
                      </wps:spPr>
                      <wps:txbx>
                        <w:txbxContent>
                          <w:p w14:paraId="3221122C" w14:textId="2536B9F5" w:rsidR="00DD6163" w:rsidRPr="00FD0181" w:rsidRDefault="00DD6163" w:rsidP="002903DE">
                            <w:pPr>
                              <w:pStyle w:val="Zdroje"/>
                              <w:jc w:val="left"/>
                              <w:rPr>
                                <w:noProof/>
                                <w:sz w:val="24"/>
                              </w:rPr>
                            </w:pPr>
                            <w:r>
                              <w:t xml:space="preserve">Graph </w:t>
                            </w:r>
                            <w:fldSimple w:instr=" SEQ Graph \* ARABIC ">
                              <w:r>
                                <w:rPr>
                                  <w:noProof/>
                                </w:rPr>
                                <w:t>20</w:t>
                              </w:r>
                            </w:fldSimple>
                            <w:r>
                              <w:t xml:space="preserve"> The reason for joining AirBnB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0A3E0" id="Textové pole 456" o:spid="_x0000_s1110" type="#_x0000_t202" style="position:absolute;left:0;text-align:left;margin-left:-7.35pt;margin-top:.55pt;width:364.5pt;height:10.5pt;z-index:25210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" stroked="f">
                <v:textbox inset="0,0,0,0">
                  <w:txbxContent>
                    <w:p w14:paraId="3221122C" w14:textId="2536B9F5" w:rsidR="00DD6163" w:rsidRPr="00FD0181" w:rsidRDefault="00DD6163" w:rsidP="002903DE">
                      <w:pPr>
                        <w:pStyle w:val="Zdroje"/>
                        <w:jc w:val="left"/>
                        <w:rPr>
                          <w:noProof/>
                          <w:sz w:val="24"/>
                        </w:rPr>
                      </w:pPr>
                      <w:r>
                        <w:t xml:space="preserve">Graph </w:t>
                      </w:r>
                      <w:fldSimple w:instr=" SEQ Graph \* ARABIC ">
                        <w:r>
                          <w:rPr>
                            <w:noProof/>
                          </w:rPr>
                          <w:t>20</w:t>
                        </w:r>
                      </w:fldSimple>
                      <w:r>
                        <w:t xml:space="preserve"> The reason for joining AirBnB</w:t>
                      </w:r>
                    </w:p>
                  </w:txbxContent>
                </v:textbox>
                <w10:wrap type="square"/>
              </v:shape>
            </w:pict>
          </mc:Fallback>
        </mc:AlternateContent>
      </w:r>
      <w:r>
        <w:rPr>
          <w:noProof/>
          <w:lang w:val="cs-CZ"/>
        </w:rPr>
        <w:drawing>
          <wp:anchor distT="0" distB="0" distL="114300" distR="114300" simplePos="0" relativeHeight="252098560" behindDoc="0" locked="0" layoutInCell="1" allowOverlap="1" wp14:anchorId="5C941F13" wp14:editId="082D61CB">
            <wp:simplePos x="0" y="0"/>
            <wp:positionH relativeFrom="page">
              <wp:align>center</wp:align>
            </wp:positionH>
            <wp:positionV relativeFrom="paragraph">
              <wp:posOffset>285750</wp:posOffset>
            </wp:positionV>
            <wp:extent cx="4629150" cy="1104900"/>
            <wp:effectExtent l="0" t="0" r="0" b="0"/>
            <wp:wrapSquare wrapText="bothSides"/>
            <wp:docPr id="455" name="Graf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14:paraId="6AF2894E" w14:textId="462AAC1F" w:rsidR="002903DE" w:rsidRDefault="002903DE">
      <w:pPr>
        <w:rPr>
          <w:lang w:val="en-US"/>
        </w:rPr>
      </w:pPr>
    </w:p>
    <w:p w14:paraId="5BA0E2BE" w14:textId="45849FE2" w:rsidR="002903DE" w:rsidRDefault="002903DE">
      <w:pPr>
        <w:rPr>
          <w:lang w:val="en-US"/>
        </w:rPr>
      </w:pPr>
    </w:p>
    <w:p w14:paraId="0BF6874F" w14:textId="77777777" w:rsidR="002903DE" w:rsidRDefault="002903DE">
      <w:pPr>
        <w:rPr>
          <w:lang w:val="en-US"/>
        </w:rPr>
      </w:pPr>
    </w:p>
    <w:p w14:paraId="4CD270D8" w14:textId="23982037" w:rsidR="002903DE" w:rsidRDefault="002903DE">
      <w:pPr>
        <w:rPr>
          <w:lang w:val="en-US"/>
        </w:rPr>
      </w:pPr>
      <w:r>
        <w:rPr>
          <w:noProof/>
          <w:lang w:val="cs-CZ"/>
        </w:rPr>
        <mc:AlternateContent>
          <mc:Choice Requires="wps">
            <w:drawing>
              <wp:anchor distT="0" distB="0" distL="114300" distR="114300" simplePos="0" relativeHeight="252102656" behindDoc="0" locked="0" layoutInCell="1" allowOverlap="1" wp14:anchorId="31448850" wp14:editId="27759274">
                <wp:simplePos x="0" y="0"/>
                <wp:positionH relativeFrom="margin">
                  <wp:align>center</wp:align>
                </wp:positionH>
                <wp:positionV relativeFrom="paragraph">
                  <wp:posOffset>151765</wp:posOffset>
                </wp:positionV>
                <wp:extent cx="4629150" cy="142875"/>
                <wp:effectExtent l="0" t="0" r="0" b="9525"/>
                <wp:wrapSquare wrapText="bothSides"/>
                <wp:docPr id="457" name="Textové pole 457"/>
                <wp:cNvGraphicFramePr/>
                <a:graphic xmlns:a="http://schemas.openxmlformats.org/drawingml/2006/main">
                  <a:graphicData uri="http://schemas.microsoft.com/office/word/2010/wordprocessingShape">
                    <wps:wsp>
                      <wps:cNvSpPr txBox="1"/>
                      <wps:spPr>
                        <a:xfrm>
                          <a:off x="0" y="0"/>
                          <a:ext cx="4629150" cy="142875"/>
                        </a:xfrm>
                        <a:prstGeom prst="rect">
                          <a:avLst/>
                        </a:prstGeom>
                        <a:solidFill>
                          <a:prstClr val="white"/>
                        </a:solidFill>
                        <a:ln>
                          <a:noFill/>
                        </a:ln>
                      </wps:spPr>
                      <wps:txbx>
                        <w:txbxContent>
                          <w:p w14:paraId="3FB585A4" w14:textId="41005B48" w:rsidR="00DD6163" w:rsidRPr="00FB6E6B" w:rsidRDefault="00DD6163" w:rsidP="002903DE">
                            <w:pPr>
                              <w:pStyle w:val="Zdroje"/>
                              <w:rPr>
                                <w:noProof/>
                                <w:sz w:val="24"/>
                              </w:rPr>
                            </w:pPr>
                            <w:r>
                              <w:t xml:space="preserve">Source: Own elaboration, 2019 </w:t>
                            </w:r>
                          </w:p>
                          <w:p w14:paraId="627C4DDD" w14:textId="5BB4BCA2" w:rsidR="00DD6163" w:rsidRPr="0067721D" w:rsidRDefault="00DD6163" w:rsidP="002903DE">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48850" id="Textové pole 457" o:spid="_x0000_s1111" type="#_x0000_t202" style="position:absolute;left:0;text-align:left;margin-left:0;margin-top:11.95pt;width:364.5pt;height:11.25pt;z-index:252102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" stroked="f">
                <v:textbox inset="0,0,0,0">
                  <w:txbxContent>
                    <w:p w14:paraId="3FB585A4" w14:textId="41005B48" w:rsidR="00DD6163" w:rsidRPr="00FB6E6B" w:rsidRDefault="00DD6163" w:rsidP="002903DE">
                      <w:pPr>
                        <w:pStyle w:val="Zdroje"/>
                        <w:rPr>
                          <w:noProof/>
                          <w:sz w:val="24"/>
                        </w:rPr>
                      </w:pPr>
                      <w:r>
                        <w:t xml:space="preserve">Source: Own elaboration, 2019 </w:t>
                      </w:r>
                    </w:p>
                    <w:p w14:paraId="627C4DDD" w14:textId="5BB4BCA2" w:rsidR="00DD6163" w:rsidRPr="0067721D" w:rsidRDefault="00DD6163" w:rsidP="002903DE">
                      <w:pPr>
                        <w:pStyle w:val="Titulek"/>
                        <w:rPr>
                          <w:noProof/>
                          <w:sz w:val="24"/>
                          <w:szCs w:val="24"/>
                        </w:rPr>
                      </w:pPr>
                    </w:p>
                  </w:txbxContent>
                </v:textbox>
                <w10:wrap type="square" anchorx="margin"/>
              </v:shape>
            </w:pict>
          </mc:Fallback>
        </mc:AlternateContent>
      </w:r>
    </w:p>
    <w:p w14:paraId="79C49DB7" w14:textId="6D45A357" w:rsidR="00BA5671" w:rsidRPr="00C75E91" w:rsidRDefault="00BA5671">
      <w:pPr>
        <w:rPr>
          <w:lang w:val="en-US"/>
        </w:rPr>
      </w:pPr>
      <w:r w:rsidRPr="00C75E91">
        <w:rPr>
          <w:lang w:val="en-US"/>
        </w:rPr>
        <w:br w:type="page"/>
      </w:r>
    </w:p>
    <w:p w14:paraId="000002A6" w14:textId="5B14D6F6" w:rsidR="00223A2A" w:rsidRPr="00C75E91" w:rsidRDefault="002903DE">
      <w:pPr>
        <w:ind w:firstLine="0"/>
        <w:rPr>
          <w:lang w:val="en-US"/>
        </w:rPr>
      </w:pPr>
      <w:r w:rsidRPr="00C75E91">
        <w:rPr>
          <w:noProof/>
          <w:lang w:val="cs-CZ"/>
        </w:rPr>
        <w:lastRenderedPageBreak/>
        <mc:AlternateContent>
          <mc:Choice Requires="wps">
            <w:drawing>
              <wp:anchor distT="0" distB="0" distL="114300" distR="114300" simplePos="0" relativeHeight="251924480" behindDoc="0" locked="0" layoutInCell="1" allowOverlap="1" wp14:anchorId="34EE6BC3" wp14:editId="6CE78114">
                <wp:simplePos x="0" y="0"/>
                <wp:positionH relativeFrom="margin">
                  <wp:posOffset>-123825</wp:posOffset>
                </wp:positionH>
                <wp:positionV relativeFrom="paragraph">
                  <wp:posOffset>1184910</wp:posOffset>
                </wp:positionV>
                <wp:extent cx="4577080" cy="180975"/>
                <wp:effectExtent l="0" t="0" r="0" b="9525"/>
                <wp:wrapSquare wrapText="bothSides"/>
                <wp:docPr id="348" name="Textové pole 348"/>
                <wp:cNvGraphicFramePr/>
                <a:graphic xmlns:a="http://schemas.openxmlformats.org/drawingml/2006/main">
                  <a:graphicData uri="http://schemas.microsoft.com/office/word/2010/wordprocessingShape">
                    <wps:wsp>
                      <wps:cNvSpPr txBox="1"/>
                      <wps:spPr>
                        <a:xfrm>
                          <a:off x="0" y="0"/>
                          <a:ext cx="4577080" cy="180975"/>
                        </a:xfrm>
                        <a:prstGeom prst="rect">
                          <a:avLst/>
                        </a:prstGeom>
                        <a:solidFill>
                          <a:prstClr val="white"/>
                        </a:solidFill>
                        <a:ln>
                          <a:noFill/>
                        </a:ln>
                      </wps:spPr>
                      <wps:txbx>
                        <w:txbxContent>
                          <w:p w14:paraId="00028C27" w14:textId="457B64DB" w:rsidR="00DD6163" w:rsidRPr="002D0CA6" w:rsidRDefault="00DD6163" w:rsidP="005575F6">
                            <w:pPr>
                              <w:pStyle w:val="Zdroje"/>
                              <w:ind w:firstLine="0"/>
                              <w:jc w:val="left"/>
                              <w:rPr>
                                <w:noProof/>
                                <w:sz w:val="24"/>
                              </w:rPr>
                            </w:pPr>
                            <w:r>
                              <w:t xml:space="preserve">Graph </w:t>
                            </w:r>
                            <w:fldSimple w:instr=" SEQ Graph \* ARABIC ">
                              <w:r>
                                <w:rPr>
                                  <w:noProof/>
                                </w:rPr>
                                <w:t>21</w:t>
                              </w:r>
                            </w:fldSimple>
                            <w:r>
                              <w:t xml:space="preserve"> The reason for joining AirBnB according to the age of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E6BC3" id="Textové pole 348" o:spid="_x0000_s1112" type="#_x0000_t202" style="position:absolute;left:0;text-align:left;margin-left:-9.75pt;margin-top:93.3pt;width:360.4pt;height:14.25pt;z-index:25192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" stroked="f">
                <v:textbox inset="0,0,0,0">
                  <w:txbxContent>
                    <w:p w14:paraId="00028C27" w14:textId="457B64DB" w:rsidR="00DD6163" w:rsidRPr="002D0CA6" w:rsidRDefault="00DD6163" w:rsidP="005575F6">
                      <w:pPr>
                        <w:pStyle w:val="Zdroje"/>
                        <w:ind w:firstLine="0"/>
                        <w:jc w:val="left"/>
                        <w:rPr>
                          <w:noProof/>
                          <w:sz w:val="24"/>
                        </w:rPr>
                      </w:pPr>
                      <w:r>
                        <w:t xml:space="preserve">Graph </w:t>
                      </w:r>
                      <w:fldSimple w:instr=" SEQ Graph \* ARABIC ">
                        <w:r>
                          <w:rPr>
                            <w:noProof/>
                          </w:rPr>
                          <w:t>21</w:t>
                        </w:r>
                      </w:fldSimple>
                      <w:r>
                        <w:t xml:space="preserve"> The reason for joining AirBnB according to the age of provider</w:t>
                      </w:r>
                    </w:p>
                  </w:txbxContent>
                </v:textbox>
                <w10:wrap type="square" anchorx="margin"/>
              </v:shape>
            </w:pict>
          </mc:Fallback>
        </mc:AlternateContent>
      </w:r>
      <w:r>
        <w:rPr>
          <w:lang w:val="en-US"/>
        </w:rPr>
        <w:t>From the comparison between genders, it turned out that the reason for males was income with 94 %, and only for 6 % males was the reason meeting new people. The situation is different with females. 64% of them started with renting because of the income, but 36% of females wanted to meet new people.</w:t>
      </w:r>
    </w:p>
    <w:p w14:paraId="000002A7" w14:textId="5AFED40F" w:rsidR="00223A2A" w:rsidRPr="00C75E91" w:rsidRDefault="00223A2A">
      <w:pPr>
        <w:ind w:firstLine="0"/>
        <w:rPr>
          <w:lang w:val="en-US"/>
        </w:rPr>
      </w:pPr>
    </w:p>
    <w:p w14:paraId="000002A8" w14:textId="7D1A3C4E" w:rsidR="00223A2A" w:rsidRPr="00C75E91" w:rsidRDefault="00C153EB">
      <w:pPr>
        <w:ind w:firstLine="0"/>
        <w:rPr>
          <w:lang w:val="en-US"/>
        </w:rPr>
      </w:pPr>
      <w:r>
        <w:rPr>
          <w:noProof/>
          <w:lang w:val="cs-CZ"/>
        </w:rPr>
        <w:drawing>
          <wp:anchor distT="0" distB="0" distL="114300" distR="114300" simplePos="0" relativeHeight="252103680" behindDoc="0" locked="0" layoutInCell="1" allowOverlap="1" wp14:anchorId="086BC1A0" wp14:editId="775D2398">
            <wp:simplePos x="0" y="0"/>
            <wp:positionH relativeFrom="margin">
              <wp:align>center</wp:align>
            </wp:positionH>
            <wp:positionV relativeFrom="paragraph">
              <wp:posOffset>13970</wp:posOffset>
            </wp:positionV>
            <wp:extent cx="4572000" cy="2743200"/>
            <wp:effectExtent l="0" t="0" r="0" b="0"/>
            <wp:wrapSquare wrapText="bothSides"/>
            <wp:docPr id="454" name="Graf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000002A9" w14:textId="77777777" w:rsidR="00223A2A" w:rsidRPr="00C75E91" w:rsidRDefault="00223A2A">
      <w:pPr>
        <w:ind w:firstLine="0"/>
        <w:rPr>
          <w:lang w:val="en-US"/>
        </w:rPr>
      </w:pPr>
    </w:p>
    <w:p w14:paraId="000002AA" w14:textId="20EC1DD7" w:rsidR="00223A2A" w:rsidRPr="00C75E91" w:rsidRDefault="00223A2A">
      <w:pPr>
        <w:ind w:firstLine="0"/>
        <w:rPr>
          <w:lang w:val="en-US"/>
        </w:rPr>
      </w:pPr>
    </w:p>
    <w:p w14:paraId="000002AB" w14:textId="77777777" w:rsidR="00223A2A" w:rsidRPr="00C75E91" w:rsidRDefault="00223A2A">
      <w:pPr>
        <w:ind w:firstLine="0"/>
        <w:rPr>
          <w:lang w:val="en-US"/>
        </w:rPr>
      </w:pPr>
    </w:p>
    <w:p w14:paraId="000002AC" w14:textId="1177C55B" w:rsidR="00223A2A" w:rsidRPr="00C75E91" w:rsidRDefault="00223A2A">
      <w:pPr>
        <w:ind w:firstLine="0"/>
        <w:rPr>
          <w:lang w:val="en-US"/>
        </w:rPr>
      </w:pPr>
    </w:p>
    <w:p w14:paraId="000002AD" w14:textId="6779DE69" w:rsidR="00223A2A" w:rsidRPr="00C75E91" w:rsidRDefault="00223A2A">
      <w:pPr>
        <w:ind w:firstLine="0"/>
        <w:rPr>
          <w:lang w:val="en-US"/>
        </w:rPr>
      </w:pPr>
    </w:p>
    <w:p w14:paraId="19EF3EDD" w14:textId="1965A83E" w:rsidR="00C20A4E" w:rsidRPr="00C75E91" w:rsidRDefault="00C20A4E">
      <w:pPr>
        <w:ind w:firstLine="0"/>
        <w:rPr>
          <w:lang w:val="en-US"/>
        </w:rPr>
      </w:pPr>
    </w:p>
    <w:p w14:paraId="26882CD1" w14:textId="31674FAD" w:rsidR="005A33B7" w:rsidRDefault="005A33B7">
      <w:pPr>
        <w:ind w:firstLine="0"/>
        <w:rPr>
          <w:lang w:val="en-US"/>
        </w:rPr>
      </w:pPr>
    </w:p>
    <w:p w14:paraId="25DD8D65" w14:textId="066C439B" w:rsidR="002903DE" w:rsidRDefault="002903DE">
      <w:pPr>
        <w:ind w:firstLine="0"/>
        <w:rPr>
          <w:lang w:val="en-US"/>
        </w:rPr>
      </w:pPr>
      <w:r w:rsidRPr="00C75E91">
        <w:rPr>
          <w:noProof/>
          <w:lang w:val="cs-CZ"/>
        </w:rPr>
        <mc:AlternateContent>
          <mc:Choice Requires="wps">
            <w:drawing>
              <wp:anchor distT="0" distB="0" distL="114300" distR="114300" simplePos="0" relativeHeight="251922432" behindDoc="0" locked="0" layoutInCell="1" allowOverlap="1" wp14:anchorId="77A005EC" wp14:editId="7201E436">
                <wp:simplePos x="0" y="0"/>
                <wp:positionH relativeFrom="column">
                  <wp:posOffset>3062605</wp:posOffset>
                </wp:positionH>
                <wp:positionV relativeFrom="paragraph">
                  <wp:posOffset>80645</wp:posOffset>
                </wp:positionV>
                <wp:extent cx="2053590" cy="219075"/>
                <wp:effectExtent l="0" t="0" r="3810" b="9525"/>
                <wp:wrapSquare wrapText="bothSides"/>
                <wp:docPr id="347" name="Textové pole 347"/>
                <wp:cNvGraphicFramePr/>
                <a:graphic xmlns:a="http://schemas.openxmlformats.org/drawingml/2006/main">
                  <a:graphicData uri="http://schemas.microsoft.com/office/word/2010/wordprocessingShape">
                    <wps:wsp>
                      <wps:cNvSpPr txBox="1"/>
                      <wps:spPr>
                        <a:xfrm>
                          <a:off x="0" y="0"/>
                          <a:ext cx="2053590" cy="219075"/>
                        </a:xfrm>
                        <a:prstGeom prst="rect">
                          <a:avLst/>
                        </a:prstGeom>
                        <a:solidFill>
                          <a:prstClr val="white"/>
                        </a:solidFill>
                        <a:ln>
                          <a:noFill/>
                        </a:ln>
                      </wps:spPr>
                      <wps:txbx>
                        <w:txbxContent>
                          <w:p w14:paraId="25EE44BC" w14:textId="25A2BB9F" w:rsidR="00DD6163" w:rsidRPr="00B40261" w:rsidRDefault="00DD6163" w:rsidP="00C20A4E">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05EC" id="Textové pole 347" o:spid="_x0000_s1113" type="#_x0000_t202" style="position:absolute;left:0;text-align:left;margin-left:241.15pt;margin-top:6.35pt;width:161.7pt;height:17.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" stroked="f">
                <v:textbox inset="0,0,0,0">
                  <w:txbxContent>
                    <w:p w14:paraId="25EE44BC" w14:textId="25A2BB9F" w:rsidR="00DD6163" w:rsidRPr="00B40261" w:rsidRDefault="00DD6163" w:rsidP="00C20A4E">
                      <w:pPr>
                        <w:pStyle w:val="Zdroje"/>
                        <w:rPr>
                          <w:noProof/>
                          <w:sz w:val="24"/>
                        </w:rPr>
                      </w:pPr>
                      <w:r>
                        <w:t xml:space="preserve">Source: Own elaboration, 2019 </w:t>
                      </w:r>
                    </w:p>
                  </w:txbxContent>
                </v:textbox>
                <w10:wrap type="square"/>
              </v:shape>
            </w:pict>
          </mc:Fallback>
        </mc:AlternateContent>
      </w:r>
    </w:p>
    <w:p w14:paraId="000002AE" w14:textId="6198179D" w:rsidR="00223A2A" w:rsidRPr="00C75E91" w:rsidRDefault="00105CFA">
      <w:pPr>
        <w:ind w:firstLine="0"/>
        <w:rPr>
          <w:lang w:val="en-US"/>
        </w:rPr>
      </w:pPr>
      <w:r w:rsidRPr="00C75E91">
        <w:rPr>
          <w:lang w:val="en-US"/>
        </w:rPr>
        <w:t xml:space="preserve">In the graph </w:t>
      </w:r>
      <w:r w:rsidR="00BA5671" w:rsidRPr="00C75E91">
        <w:rPr>
          <w:lang w:val="en-US"/>
        </w:rPr>
        <w:t>number 2</w:t>
      </w:r>
      <w:r w:rsidR="00DD2B22">
        <w:rPr>
          <w:lang w:val="en-US"/>
        </w:rPr>
        <w:t>2</w:t>
      </w:r>
      <w:r w:rsidR="00BA5671" w:rsidRPr="00C75E91">
        <w:rPr>
          <w:lang w:val="en-US"/>
        </w:rPr>
        <w:t xml:space="preserve"> </w:t>
      </w:r>
      <w:r w:rsidRPr="00C75E91">
        <w:rPr>
          <w:lang w:val="en-US"/>
        </w:rPr>
        <w:t>below, we can see answers of the question “Where did you find this option of accommodation?</w:t>
      </w:r>
      <w:r w:rsidR="00DC4FDA" w:rsidRPr="00C75E91">
        <w:rPr>
          <w:lang w:val="en-US"/>
        </w:rPr>
        <w:t>”</w:t>
      </w:r>
      <w:r w:rsidR="007254E2">
        <w:rPr>
          <w:lang w:val="en-US"/>
        </w:rPr>
        <w:t>.</w:t>
      </w:r>
      <w:r w:rsidRPr="00C75E91">
        <w:rPr>
          <w:lang w:val="en-US"/>
        </w:rPr>
        <w:t xml:space="preserve"> The majority, 5</w:t>
      </w:r>
      <w:r w:rsidR="002903DE">
        <w:rPr>
          <w:lang w:val="en-US"/>
        </w:rPr>
        <w:t>4</w:t>
      </w:r>
      <w:r w:rsidRPr="00C75E91">
        <w:rPr>
          <w:lang w:val="en-US"/>
        </w:rPr>
        <w:t xml:space="preserve"> % said the Internet, 3</w:t>
      </w:r>
      <w:r w:rsidR="008B3B0E">
        <w:rPr>
          <w:lang w:val="en-US"/>
        </w:rPr>
        <w:t>6</w:t>
      </w:r>
      <w:r w:rsidRPr="00C75E91">
        <w:rPr>
          <w:lang w:val="en-US"/>
        </w:rPr>
        <w:t xml:space="preserve"> % were informed by a friend and 10 % found this option on social media. In this case, the way of finding AirBnB remains the same as for the visitors, so for the providers.</w:t>
      </w:r>
    </w:p>
    <w:p w14:paraId="000002B0" w14:textId="0DE41BB7" w:rsidR="00223A2A" w:rsidRPr="00C75E91" w:rsidRDefault="005575F6">
      <w:pPr>
        <w:ind w:firstLine="0"/>
        <w:rPr>
          <w:lang w:val="en-US"/>
        </w:rPr>
      </w:pPr>
      <w:r w:rsidRPr="00C75E91">
        <w:rPr>
          <w:noProof/>
          <w:lang w:val="cs-CZ"/>
        </w:rPr>
        <mc:AlternateContent>
          <mc:Choice Requires="wps">
            <w:drawing>
              <wp:anchor distT="0" distB="0" distL="114300" distR="114300" simplePos="0" relativeHeight="251926528" behindDoc="0" locked="0" layoutInCell="1" allowOverlap="1" wp14:anchorId="7FEFA5B8" wp14:editId="64CB4321">
                <wp:simplePos x="0" y="0"/>
                <wp:positionH relativeFrom="margin">
                  <wp:align>left</wp:align>
                </wp:positionH>
                <wp:positionV relativeFrom="paragraph">
                  <wp:posOffset>6985</wp:posOffset>
                </wp:positionV>
                <wp:extent cx="4577080" cy="161925"/>
                <wp:effectExtent l="0" t="0" r="0" b="9525"/>
                <wp:wrapSquare wrapText="bothSides"/>
                <wp:docPr id="349" name="Textové pole 349"/>
                <wp:cNvGraphicFramePr/>
                <a:graphic xmlns:a="http://schemas.openxmlformats.org/drawingml/2006/main">
                  <a:graphicData uri="http://schemas.microsoft.com/office/word/2010/wordprocessingShape">
                    <wps:wsp>
                      <wps:cNvSpPr txBox="1"/>
                      <wps:spPr>
                        <a:xfrm>
                          <a:off x="0" y="0"/>
                          <a:ext cx="4577080" cy="161925"/>
                        </a:xfrm>
                        <a:prstGeom prst="rect">
                          <a:avLst/>
                        </a:prstGeom>
                        <a:solidFill>
                          <a:prstClr val="white"/>
                        </a:solidFill>
                        <a:ln>
                          <a:noFill/>
                        </a:ln>
                      </wps:spPr>
                      <wps:txbx>
                        <w:txbxContent>
                          <w:p w14:paraId="78C3B458" w14:textId="3C060D09" w:rsidR="00DD6163" w:rsidRPr="00DD46C6" w:rsidRDefault="00DD6163" w:rsidP="005575F6">
                            <w:pPr>
                              <w:pStyle w:val="Zdroje"/>
                              <w:ind w:firstLine="0"/>
                              <w:jc w:val="left"/>
                              <w:rPr>
                                <w:noProof/>
                                <w:sz w:val="24"/>
                              </w:rPr>
                            </w:pPr>
                            <w:r>
                              <w:t xml:space="preserve">Graph </w:t>
                            </w:r>
                            <w:fldSimple w:instr=" SEQ Graph \* ARABIC ">
                              <w:r>
                                <w:rPr>
                                  <w:noProof/>
                                </w:rPr>
                                <w:t>22</w:t>
                              </w:r>
                            </w:fldSimple>
                            <w:r>
                              <w:t xml:space="preserve"> The way of finding AirBnB according to the gender of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FA5B8" id="Textové pole 349" o:spid="_x0000_s1114" type="#_x0000_t202" style="position:absolute;left:0;text-align:left;margin-left:0;margin-top:.55pt;width:360.4pt;height:12.75pt;z-index:251926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" stroked="f">
                <v:textbox inset="0,0,0,0">
                  <w:txbxContent>
                    <w:p w14:paraId="78C3B458" w14:textId="3C060D09" w:rsidR="00DD6163" w:rsidRPr="00DD46C6" w:rsidRDefault="00DD6163" w:rsidP="005575F6">
                      <w:pPr>
                        <w:pStyle w:val="Zdroje"/>
                        <w:ind w:firstLine="0"/>
                        <w:jc w:val="left"/>
                        <w:rPr>
                          <w:noProof/>
                          <w:sz w:val="24"/>
                        </w:rPr>
                      </w:pPr>
                      <w:r>
                        <w:t xml:space="preserve">Graph </w:t>
                      </w:r>
                      <w:fldSimple w:instr=" SEQ Graph \* ARABIC ">
                        <w:r>
                          <w:rPr>
                            <w:noProof/>
                          </w:rPr>
                          <w:t>22</w:t>
                        </w:r>
                      </w:fldSimple>
                      <w:r>
                        <w:t xml:space="preserve"> The way of finding AirBnB according to the gender of provider</w:t>
                      </w:r>
                    </w:p>
                  </w:txbxContent>
                </v:textbox>
                <w10:wrap type="square" anchorx="margin"/>
              </v:shape>
            </w:pict>
          </mc:Fallback>
        </mc:AlternateContent>
      </w:r>
    </w:p>
    <w:p w14:paraId="000002B1" w14:textId="704BF284" w:rsidR="00223A2A" w:rsidRPr="00C75E91" w:rsidRDefault="00DD2B22">
      <w:pPr>
        <w:ind w:firstLine="0"/>
        <w:rPr>
          <w:lang w:val="en-US"/>
        </w:rPr>
      </w:pPr>
      <w:r>
        <w:rPr>
          <w:noProof/>
          <w:lang w:val="cs-CZ"/>
        </w:rPr>
        <w:drawing>
          <wp:anchor distT="0" distB="0" distL="114300" distR="114300" simplePos="0" relativeHeight="252118016" behindDoc="0" locked="0" layoutInCell="1" allowOverlap="1" wp14:anchorId="7CAEE22A" wp14:editId="049EB86E">
            <wp:simplePos x="0" y="0"/>
            <wp:positionH relativeFrom="column">
              <wp:posOffset>644525</wp:posOffset>
            </wp:positionH>
            <wp:positionV relativeFrom="paragraph">
              <wp:posOffset>10795</wp:posOffset>
            </wp:positionV>
            <wp:extent cx="4400550" cy="1952625"/>
            <wp:effectExtent l="0" t="0" r="0" b="0"/>
            <wp:wrapSquare wrapText="bothSides"/>
            <wp:docPr id="36" name="Graf 36">
              <a:extLst xmlns:a="http://schemas.openxmlformats.org/drawingml/2006/main">
                <a:ext uri="{FF2B5EF4-FFF2-40B4-BE49-F238E27FC236}">
                  <a16:creationId xmlns:a16="http://schemas.microsoft.com/office/drawing/2014/main" id="{53D17DB8-DF8A-410C-B95A-D7C266C133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14:paraId="000002B2" w14:textId="6CF48AFE" w:rsidR="00223A2A" w:rsidRPr="00C75E91" w:rsidRDefault="00223A2A">
      <w:pPr>
        <w:ind w:firstLine="0"/>
        <w:rPr>
          <w:lang w:val="en-US"/>
        </w:rPr>
      </w:pPr>
    </w:p>
    <w:p w14:paraId="000002B3" w14:textId="4E93D698" w:rsidR="00223A2A" w:rsidRPr="00C75E91" w:rsidRDefault="00223A2A">
      <w:pPr>
        <w:ind w:firstLine="0"/>
        <w:rPr>
          <w:lang w:val="en-US"/>
        </w:rPr>
      </w:pPr>
    </w:p>
    <w:p w14:paraId="000002B4" w14:textId="77777777" w:rsidR="00223A2A" w:rsidRPr="00C75E91" w:rsidRDefault="00223A2A">
      <w:pPr>
        <w:ind w:firstLine="0"/>
        <w:rPr>
          <w:lang w:val="en-US"/>
        </w:rPr>
      </w:pPr>
    </w:p>
    <w:p w14:paraId="000002B5" w14:textId="77777777" w:rsidR="00223A2A" w:rsidRPr="00C75E91" w:rsidRDefault="00223A2A">
      <w:pPr>
        <w:ind w:firstLine="0"/>
        <w:rPr>
          <w:lang w:val="en-US"/>
        </w:rPr>
      </w:pPr>
    </w:p>
    <w:p w14:paraId="000002B6" w14:textId="77777777" w:rsidR="00223A2A" w:rsidRPr="00C75E91" w:rsidRDefault="00223A2A">
      <w:pPr>
        <w:ind w:firstLine="0"/>
        <w:rPr>
          <w:lang w:val="en-US"/>
        </w:rPr>
      </w:pPr>
    </w:p>
    <w:p w14:paraId="000002B7" w14:textId="2B560F80" w:rsidR="00223A2A" w:rsidRPr="00C75E91" w:rsidRDefault="002903DE">
      <w:pPr>
        <w:ind w:firstLine="0"/>
        <w:rPr>
          <w:lang w:val="en-US"/>
        </w:rPr>
      </w:pPr>
      <w:r w:rsidRPr="00C75E91">
        <w:rPr>
          <w:noProof/>
          <w:lang w:val="cs-CZ"/>
        </w:rPr>
        <mc:AlternateContent>
          <mc:Choice Requires="wps">
            <w:drawing>
              <wp:anchor distT="0" distB="0" distL="114300" distR="114300" simplePos="0" relativeHeight="251928576" behindDoc="0" locked="0" layoutInCell="1" allowOverlap="1" wp14:anchorId="7B968B27" wp14:editId="1EE8CF5C">
                <wp:simplePos x="0" y="0"/>
                <wp:positionH relativeFrom="margin">
                  <wp:posOffset>573405</wp:posOffset>
                </wp:positionH>
                <wp:positionV relativeFrom="paragraph">
                  <wp:posOffset>8255</wp:posOffset>
                </wp:positionV>
                <wp:extent cx="4577080" cy="142875"/>
                <wp:effectExtent l="0" t="0" r="0" b="9525"/>
                <wp:wrapSquare wrapText="bothSides"/>
                <wp:docPr id="350" name="Textové pole 350"/>
                <wp:cNvGraphicFramePr/>
                <a:graphic xmlns:a="http://schemas.openxmlformats.org/drawingml/2006/main">
                  <a:graphicData uri="http://schemas.microsoft.com/office/word/2010/wordprocessingShape">
                    <wps:wsp>
                      <wps:cNvSpPr txBox="1"/>
                      <wps:spPr>
                        <a:xfrm>
                          <a:off x="0" y="0"/>
                          <a:ext cx="4577080" cy="142875"/>
                        </a:xfrm>
                        <a:prstGeom prst="rect">
                          <a:avLst/>
                        </a:prstGeom>
                        <a:solidFill>
                          <a:prstClr val="white"/>
                        </a:solidFill>
                        <a:ln>
                          <a:noFill/>
                        </a:ln>
                      </wps:spPr>
                      <wps:txbx>
                        <w:txbxContent>
                          <w:p w14:paraId="3C98B58E" w14:textId="1D6063FC" w:rsidR="00DD6163" w:rsidRPr="0013472C" w:rsidRDefault="00DD6163" w:rsidP="00BA5671">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68B27" id="Textové pole 350" o:spid="_x0000_s1115" type="#_x0000_t202" style="position:absolute;left:0;text-align:left;margin-left:45.15pt;margin-top:.65pt;width:360.4pt;height:11.25pt;z-index:251928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" stroked="f">
                <v:textbox inset="0,0,0,0">
                  <w:txbxContent>
                    <w:p w14:paraId="3C98B58E" w14:textId="1D6063FC" w:rsidR="00DD6163" w:rsidRPr="0013472C" w:rsidRDefault="00DD6163" w:rsidP="00BA5671">
                      <w:pPr>
                        <w:pStyle w:val="Zdroje"/>
                        <w:rPr>
                          <w:noProof/>
                          <w:sz w:val="24"/>
                        </w:rPr>
                      </w:pPr>
                      <w:r>
                        <w:t xml:space="preserve">Source: Own elaboration, 2019 </w:t>
                      </w:r>
                    </w:p>
                  </w:txbxContent>
                </v:textbox>
                <w10:wrap type="square" anchorx="margin"/>
              </v:shape>
            </w:pict>
          </mc:Fallback>
        </mc:AlternateContent>
      </w:r>
    </w:p>
    <w:p w14:paraId="618BD687" w14:textId="464F33C5" w:rsidR="007254E2" w:rsidRDefault="007254E2">
      <w:pPr>
        <w:rPr>
          <w:sz w:val="16"/>
          <w:lang w:val="en-US"/>
        </w:rPr>
      </w:pPr>
      <w:r>
        <w:rPr>
          <w:sz w:val="16"/>
          <w:lang w:val="en-US"/>
        </w:rPr>
        <w:br w:type="page"/>
      </w:r>
    </w:p>
    <w:p w14:paraId="17D83B92" w14:textId="7B6E7FD0" w:rsidR="005575F6" w:rsidRPr="00C75E91" w:rsidRDefault="007254E2">
      <w:pPr>
        <w:ind w:firstLine="0"/>
        <w:rPr>
          <w:sz w:val="16"/>
          <w:lang w:val="en-US"/>
        </w:rPr>
      </w:pPr>
      <w:r>
        <w:rPr>
          <w:noProof/>
          <w:lang w:val="cs-CZ"/>
        </w:rPr>
        <w:lastRenderedPageBreak/>
        <mc:AlternateContent>
          <mc:Choice Requires="wps">
            <w:drawing>
              <wp:anchor distT="0" distB="0" distL="114300" distR="114300" simplePos="0" relativeHeight="252108800" behindDoc="0" locked="0" layoutInCell="1" allowOverlap="1" wp14:anchorId="7028AD75" wp14:editId="69708752">
                <wp:simplePos x="0" y="0"/>
                <wp:positionH relativeFrom="margin">
                  <wp:posOffset>-171450</wp:posOffset>
                </wp:positionH>
                <wp:positionV relativeFrom="paragraph">
                  <wp:posOffset>0</wp:posOffset>
                </wp:positionV>
                <wp:extent cx="4572000" cy="161925"/>
                <wp:effectExtent l="0" t="0" r="0" b="9525"/>
                <wp:wrapSquare wrapText="bothSides"/>
                <wp:docPr id="460" name="Textové pole 460"/>
                <wp:cNvGraphicFramePr/>
                <a:graphic xmlns:a="http://schemas.openxmlformats.org/drawingml/2006/main">
                  <a:graphicData uri="http://schemas.microsoft.com/office/word/2010/wordprocessingShape">
                    <wps:wsp>
                      <wps:cNvSpPr txBox="1"/>
                      <wps:spPr>
                        <a:xfrm>
                          <a:off x="0" y="0"/>
                          <a:ext cx="4572000" cy="161925"/>
                        </a:xfrm>
                        <a:prstGeom prst="rect">
                          <a:avLst/>
                        </a:prstGeom>
                        <a:solidFill>
                          <a:prstClr val="white"/>
                        </a:solidFill>
                        <a:ln>
                          <a:noFill/>
                        </a:ln>
                      </wps:spPr>
                      <wps:txbx>
                        <w:txbxContent>
                          <w:p w14:paraId="303C031C" w14:textId="12101A29" w:rsidR="00DD6163" w:rsidRPr="00343E14" w:rsidRDefault="00DD6163" w:rsidP="007254E2">
                            <w:pPr>
                              <w:pStyle w:val="Zdroje"/>
                              <w:jc w:val="left"/>
                              <w:rPr>
                                <w:noProof/>
                                <w:sz w:val="24"/>
                              </w:rPr>
                            </w:pPr>
                            <w:r>
                              <w:t xml:space="preserve">Graph </w:t>
                            </w:r>
                            <w:fldSimple w:instr=" SEQ Graph \* ARABIC ">
                              <w:r>
                                <w:rPr>
                                  <w:noProof/>
                                </w:rPr>
                                <w:t>23</w:t>
                              </w:r>
                            </w:fldSimple>
                            <w:r>
                              <w:t xml:space="preserve"> The way of finding AirBnB according to the age of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8AD75" id="Textové pole 460" o:spid="_x0000_s1116" type="#_x0000_t202" style="position:absolute;left:0;text-align:left;margin-left:-13.5pt;margin-top:0;width:5in;height:12.75pt;z-index:252108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" stroked="f">
                <v:textbox inset="0,0,0,0">
                  <w:txbxContent>
                    <w:p w14:paraId="303C031C" w14:textId="12101A29" w:rsidR="00DD6163" w:rsidRPr="00343E14" w:rsidRDefault="00DD6163" w:rsidP="007254E2">
                      <w:pPr>
                        <w:pStyle w:val="Zdroje"/>
                        <w:jc w:val="left"/>
                        <w:rPr>
                          <w:noProof/>
                          <w:sz w:val="24"/>
                        </w:rPr>
                      </w:pPr>
                      <w:r>
                        <w:t xml:space="preserve">Graph </w:t>
                      </w:r>
                      <w:fldSimple w:instr=" SEQ Graph \* ARABIC ">
                        <w:r>
                          <w:rPr>
                            <w:noProof/>
                          </w:rPr>
                          <w:t>23</w:t>
                        </w:r>
                      </w:fldSimple>
                      <w:r>
                        <w:t xml:space="preserve"> The way of finding AirBnB according to the age of provider</w:t>
                      </w:r>
                    </w:p>
                  </w:txbxContent>
                </v:textbox>
                <w10:wrap type="square" anchorx="margin"/>
              </v:shape>
            </w:pict>
          </mc:Fallback>
        </mc:AlternateContent>
      </w:r>
    </w:p>
    <w:p w14:paraId="6D62ADD0" w14:textId="592A4E64" w:rsidR="005575F6" w:rsidRPr="00C75E91" w:rsidRDefault="007254E2">
      <w:pPr>
        <w:rPr>
          <w:lang w:val="en-US"/>
        </w:rPr>
      </w:pPr>
      <w:r>
        <w:rPr>
          <w:noProof/>
          <w:lang w:val="cs-CZ"/>
        </w:rPr>
        <w:drawing>
          <wp:anchor distT="0" distB="0" distL="114300" distR="114300" simplePos="0" relativeHeight="252104704" behindDoc="0" locked="0" layoutInCell="1" allowOverlap="1" wp14:anchorId="673E5606" wp14:editId="3C79F79A">
            <wp:simplePos x="0" y="0"/>
            <wp:positionH relativeFrom="page">
              <wp:align>center</wp:align>
            </wp:positionH>
            <wp:positionV relativeFrom="paragraph">
              <wp:posOffset>6350</wp:posOffset>
            </wp:positionV>
            <wp:extent cx="4572000" cy="2743200"/>
            <wp:effectExtent l="0" t="0" r="0" b="0"/>
            <wp:wrapSquare wrapText="bothSides"/>
            <wp:docPr id="458" name="Graf 4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14:paraId="5F96ADB9" w14:textId="77777777" w:rsidR="00370217" w:rsidRDefault="00370217">
      <w:pPr>
        <w:ind w:firstLine="0"/>
        <w:rPr>
          <w:lang w:val="en-US"/>
        </w:rPr>
      </w:pPr>
    </w:p>
    <w:p w14:paraId="57FF619A" w14:textId="77777777" w:rsidR="007254E2" w:rsidRDefault="007254E2">
      <w:pPr>
        <w:ind w:firstLine="0"/>
        <w:rPr>
          <w:lang w:val="en-US"/>
        </w:rPr>
      </w:pPr>
    </w:p>
    <w:p w14:paraId="4EB6E4FB" w14:textId="77777777" w:rsidR="007254E2" w:rsidRDefault="007254E2">
      <w:pPr>
        <w:ind w:firstLine="0"/>
        <w:rPr>
          <w:lang w:val="en-US"/>
        </w:rPr>
      </w:pPr>
    </w:p>
    <w:p w14:paraId="6D6F4F04" w14:textId="77777777" w:rsidR="007254E2" w:rsidRDefault="007254E2">
      <w:pPr>
        <w:ind w:firstLine="0"/>
        <w:rPr>
          <w:lang w:val="en-US"/>
        </w:rPr>
      </w:pPr>
    </w:p>
    <w:p w14:paraId="7DF4E13E" w14:textId="77777777" w:rsidR="007254E2" w:rsidRDefault="007254E2">
      <w:pPr>
        <w:ind w:firstLine="0"/>
        <w:rPr>
          <w:lang w:val="en-US"/>
        </w:rPr>
      </w:pPr>
    </w:p>
    <w:p w14:paraId="4CFBBAA2" w14:textId="77777777" w:rsidR="007254E2" w:rsidRDefault="007254E2">
      <w:pPr>
        <w:ind w:firstLine="0"/>
        <w:rPr>
          <w:lang w:val="en-US"/>
        </w:rPr>
      </w:pPr>
    </w:p>
    <w:p w14:paraId="0BB11296" w14:textId="23B551C7" w:rsidR="007254E2" w:rsidRDefault="007254E2">
      <w:pPr>
        <w:ind w:firstLine="0"/>
        <w:rPr>
          <w:lang w:val="en-US"/>
        </w:rPr>
      </w:pPr>
    </w:p>
    <w:p w14:paraId="07292910" w14:textId="7E0EF59D" w:rsidR="007254E2" w:rsidRDefault="007254E2">
      <w:pPr>
        <w:ind w:firstLine="0"/>
        <w:rPr>
          <w:lang w:val="en-US"/>
        </w:rPr>
      </w:pPr>
      <w:r>
        <w:rPr>
          <w:noProof/>
          <w:lang w:val="cs-CZ"/>
        </w:rPr>
        <mc:AlternateContent>
          <mc:Choice Requires="wps">
            <w:drawing>
              <wp:anchor distT="0" distB="0" distL="114300" distR="114300" simplePos="0" relativeHeight="252106752" behindDoc="0" locked="0" layoutInCell="1" allowOverlap="1" wp14:anchorId="796D1E51" wp14:editId="1EF17C54">
                <wp:simplePos x="0" y="0"/>
                <wp:positionH relativeFrom="margin">
                  <wp:align>center</wp:align>
                </wp:positionH>
                <wp:positionV relativeFrom="paragraph">
                  <wp:posOffset>107315</wp:posOffset>
                </wp:positionV>
                <wp:extent cx="4572000" cy="171450"/>
                <wp:effectExtent l="0" t="0" r="0" b="0"/>
                <wp:wrapSquare wrapText="bothSides"/>
                <wp:docPr id="459" name="Textové pole 459"/>
                <wp:cNvGraphicFramePr/>
                <a:graphic xmlns:a="http://schemas.openxmlformats.org/drawingml/2006/main">
                  <a:graphicData uri="http://schemas.microsoft.com/office/word/2010/wordprocessingShape">
                    <wps:wsp>
                      <wps:cNvSpPr txBox="1"/>
                      <wps:spPr>
                        <a:xfrm>
                          <a:off x="0" y="0"/>
                          <a:ext cx="4572000" cy="171450"/>
                        </a:xfrm>
                        <a:prstGeom prst="rect">
                          <a:avLst/>
                        </a:prstGeom>
                        <a:solidFill>
                          <a:prstClr val="white"/>
                        </a:solidFill>
                        <a:ln>
                          <a:noFill/>
                        </a:ln>
                      </wps:spPr>
                      <wps:txbx>
                        <w:txbxContent>
                          <w:p w14:paraId="231CC8B9" w14:textId="12361DD1" w:rsidR="00DD6163" w:rsidRPr="0013472C" w:rsidRDefault="00DD6163" w:rsidP="007254E2">
                            <w:pPr>
                              <w:pStyle w:val="Zdroje"/>
                              <w:rPr>
                                <w:noProof/>
                                <w:sz w:val="24"/>
                              </w:rPr>
                            </w:pPr>
                            <w:r>
                              <w:t xml:space="preserve">Source: Own elaboration, 2019 </w:t>
                            </w:r>
                          </w:p>
                          <w:p w14:paraId="13F75F98" w14:textId="711DE666" w:rsidR="00DD6163" w:rsidRPr="002B386B" w:rsidRDefault="00DD6163" w:rsidP="007254E2">
                            <w:pPr>
                              <w:pStyle w:val="Titulek"/>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D1E51" id="Textové pole 459" o:spid="_x0000_s1117" type="#_x0000_t202" style="position:absolute;left:0;text-align:left;margin-left:0;margin-top:8.45pt;width:5in;height:13.5pt;z-index:252106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" stroked="f">
                <v:textbox inset="0,0,0,0">
                  <w:txbxContent>
                    <w:p w14:paraId="231CC8B9" w14:textId="12361DD1" w:rsidR="00DD6163" w:rsidRPr="0013472C" w:rsidRDefault="00DD6163" w:rsidP="007254E2">
                      <w:pPr>
                        <w:pStyle w:val="Zdroje"/>
                        <w:rPr>
                          <w:noProof/>
                          <w:sz w:val="24"/>
                        </w:rPr>
                      </w:pPr>
                      <w:r>
                        <w:t xml:space="preserve">Source: Own elaboration, 2019 </w:t>
                      </w:r>
                    </w:p>
                    <w:p w14:paraId="13F75F98" w14:textId="711DE666" w:rsidR="00DD6163" w:rsidRPr="002B386B" w:rsidRDefault="00DD6163" w:rsidP="007254E2">
                      <w:pPr>
                        <w:pStyle w:val="Titulek"/>
                        <w:rPr>
                          <w:noProof/>
                          <w:sz w:val="24"/>
                          <w:szCs w:val="24"/>
                        </w:rPr>
                      </w:pPr>
                    </w:p>
                  </w:txbxContent>
                </v:textbox>
                <w10:wrap type="square" anchorx="margin"/>
              </v:shape>
            </w:pict>
          </mc:Fallback>
        </mc:AlternateContent>
      </w:r>
    </w:p>
    <w:p w14:paraId="000002B9" w14:textId="783530F6" w:rsidR="00223A2A" w:rsidRPr="00C75E91" w:rsidRDefault="007254E2">
      <w:pPr>
        <w:ind w:firstLine="0"/>
        <w:rPr>
          <w:lang w:val="en-US"/>
        </w:rPr>
      </w:pPr>
      <w:r w:rsidRPr="00C75E91">
        <w:rPr>
          <w:noProof/>
          <w:lang w:val="cs-CZ"/>
        </w:rPr>
        <mc:AlternateContent>
          <mc:Choice Requires="wps">
            <w:drawing>
              <wp:anchor distT="0" distB="0" distL="114300" distR="114300" simplePos="0" relativeHeight="251932672" behindDoc="0" locked="0" layoutInCell="1" allowOverlap="1" wp14:anchorId="60EA9DB2" wp14:editId="2BA4379E">
                <wp:simplePos x="0" y="0"/>
                <wp:positionH relativeFrom="margin">
                  <wp:align>left</wp:align>
                </wp:positionH>
                <wp:positionV relativeFrom="paragraph">
                  <wp:posOffset>1052195</wp:posOffset>
                </wp:positionV>
                <wp:extent cx="4578350" cy="161925"/>
                <wp:effectExtent l="0" t="0" r="0" b="9525"/>
                <wp:wrapSquare wrapText="bothSides"/>
                <wp:docPr id="374" name="Textové pole 374"/>
                <wp:cNvGraphicFramePr/>
                <a:graphic xmlns:a="http://schemas.openxmlformats.org/drawingml/2006/main">
                  <a:graphicData uri="http://schemas.microsoft.com/office/word/2010/wordprocessingShape">
                    <wps:wsp>
                      <wps:cNvSpPr txBox="1"/>
                      <wps:spPr>
                        <a:xfrm>
                          <a:off x="0" y="0"/>
                          <a:ext cx="4578350" cy="161925"/>
                        </a:xfrm>
                        <a:prstGeom prst="rect">
                          <a:avLst/>
                        </a:prstGeom>
                        <a:solidFill>
                          <a:prstClr val="white"/>
                        </a:solidFill>
                        <a:ln>
                          <a:noFill/>
                        </a:ln>
                      </wps:spPr>
                      <wps:txbx>
                        <w:txbxContent>
                          <w:p w14:paraId="293B11C9" w14:textId="226C9403" w:rsidR="00DD6163" w:rsidRPr="00294CF2" w:rsidRDefault="00DD6163" w:rsidP="00A32A90">
                            <w:pPr>
                              <w:pStyle w:val="Zdroje"/>
                              <w:ind w:firstLine="0"/>
                              <w:jc w:val="left"/>
                              <w:rPr>
                                <w:noProof/>
                                <w:sz w:val="24"/>
                              </w:rPr>
                            </w:pPr>
                            <w:r>
                              <w:t xml:space="preserve">Graph </w:t>
                            </w:r>
                            <w:fldSimple w:instr=" SEQ Graph \* ARABIC ">
                              <w:r>
                                <w:rPr>
                                  <w:noProof/>
                                </w:rPr>
                                <w:t>24</w:t>
                              </w:r>
                            </w:fldSimple>
                            <w:r>
                              <w:t xml:space="preserve"> Type of accommodation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A9DB2" id="Textové pole 374" o:spid="_x0000_s1118" type="#_x0000_t202" style="position:absolute;left:0;text-align:left;margin-left:0;margin-top:82.85pt;width:360.5pt;height:12.75pt;z-index:251932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" stroked="f">
                <v:textbox inset="0,0,0,0">
                  <w:txbxContent>
                    <w:p w14:paraId="293B11C9" w14:textId="226C9403" w:rsidR="00DD6163" w:rsidRPr="00294CF2" w:rsidRDefault="00DD6163" w:rsidP="00A32A90">
                      <w:pPr>
                        <w:pStyle w:val="Zdroje"/>
                        <w:ind w:firstLine="0"/>
                        <w:jc w:val="left"/>
                        <w:rPr>
                          <w:noProof/>
                          <w:sz w:val="24"/>
                        </w:rPr>
                      </w:pPr>
                      <w:r>
                        <w:t xml:space="preserve">Graph </w:t>
                      </w:r>
                      <w:fldSimple w:instr=" SEQ Graph \* ARABIC ">
                        <w:r>
                          <w:rPr>
                            <w:noProof/>
                          </w:rPr>
                          <w:t>24</w:t>
                        </w:r>
                      </w:fldSimple>
                      <w:r>
                        <w:t xml:space="preserve"> Type of accommodation</w:t>
                      </w:r>
                    </w:p>
                  </w:txbxContent>
                </v:textbox>
                <w10:wrap type="square" anchorx="margin"/>
              </v:shape>
            </w:pict>
          </mc:Fallback>
        </mc:AlternateContent>
      </w:r>
      <w:r>
        <w:rPr>
          <w:lang w:val="en-US"/>
        </w:rPr>
        <w:t>In the following question</w:t>
      </w:r>
      <w:r w:rsidR="00105CFA" w:rsidRPr="00C75E91">
        <w:rPr>
          <w:lang w:val="en-US"/>
        </w:rPr>
        <w:t xml:space="preserve">, providers were asked, what type of accommodation they provide. 90 % of respondents provide an entire home and 10 % provide a private room in their home. We can say that nearly the same ration was detected with </w:t>
      </w:r>
      <w:r w:rsidR="00DC4FDA" w:rsidRPr="00C75E91">
        <w:rPr>
          <w:lang w:val="en-US"/>
        </w:rPr>
        <w:t>visitor’s</w:t>
      </w:r>
      <w:r w:rsidR="00105CFA" w:rsidRPr="00C75E91">
        <w:rPr>
          <w:lang w:val="en-US"/>
        </w:rPr>
        <w:t xml:space="preserve"> preferences.</w:t>
      </w:r>
    </w:p>
    <w:p w14:paraId="000002BA" w14:textId="3AC17CD6" w:rsidR="00223A2A" w:rsidRPr="00C75E91" w:rsidRDefault="007254E2">
      <w:pPr>
        <w:ind w:firstLine="0"/>
        <w:rPr>
          <w:lang w:val="en-US"/>
        </w:rPr>
      </w:pPr>
      <w:r>
        <w:rPr>
          <w:noProof/>
          <w:lang w:val="cs-CZ"/>
        </w:rPr>
        <w:drawing>
          <wp:anchor distT="0" distB="0" distL="114300" distR="114300" simplePos="0" relativeHeight="252047360" behindDoc="0" locked="0" layoutInCell="1" allowOverlap="1" wp14:anchorId="2542D2D7" wp14:editId="57043F9F">
            <wp:simplePos x="0" y="0"/>
            <wp:positionH relativeFrom="page">
              <wp:align>center</wp:align>
            </wp:positionH>
            <wp:positionV relativeFrom="paragraph">
              <wp:posOffset>170815</wp:posOffset>
            </wp:positionV>
            <wp:extent cx="3467735" cy="2242820"/>
            <wp:effectExtent l="0" t="0" r="0" b="0"/>
            <wp:wrapSquare wrapText="bothSides"/>
            <wp:docPr id="508" name="Graf 5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000002BB" w14:textId="0D66C5DE" w:rsidR="00223A2A" w:rsidRPr="00C75E91" w:rsidRDefault="00223A2A">
      <w:pPr>
        <w:ind w:firstLine="0"/>
        <w:rPr>
          <w:lang w:val="en-US"/>
        </w:rPr>
      </w:pPr>
    </w:p>
    <w:p w14:paraId="000002BC" w14:textId="24B4128E" w:rsidR="00223A2A" w:rsidRPr="00C75E91" w:rsidRDefault="00223A2A">
      <w:pPr>
        <w:ind w:firstLine="0"/>
        <w:rPr>
          <w:lang w:val="en-US"/>
        </w:rPr>
      </w:pPr>
    </w:p>
    <w:p w14:paraId="000002BD" w14:textId="77777777" w:rsidR="00223A2A" w:rsidRPr="00C75E91" w:rsidRDefault="00223A2A">
      <w:pPr>
        <w:ind w:firstLine="0"/>
        <w:rPr>
          <w:lang w:val="en-US"/>
        </w:rPr>
      </w:pPr>
    </w:p>
    <w:p w14:paraId="000002BE" w14:textId="77777777" w:rsidR="00223A2A" w:rsidRPr="00C75E91" w:rsidRDefault="00223A2A">
      <w:pPr>
        <w:ind w:firstLine="0"/>
        <w:rPr>
          <w:lang w:val="en-US"/>
        </w:rPr>
      </w:pPr>
    </w:p>
    <w:p w14:paraId="000002BF" w14:textId="77777777" w:rsidR="00223A2A" w:rsidRPr="00C75E91" w:rsidRDefault="00223A2A">
      <w:pPr>
        <w:ind w:firstLine="0"/>
        <w:rPr>
          <w:lang w:val="en-US"/>
        </w:rPr>
      </w:pPr>
    </w:p>
    <w:p w14:paraId="000002C0" w14:textId="77777777" w:rsidR="00223A2A" w:rsidRPr="00C75E91" w:rsidRDefault="00223A2A">
      <w:pPr>
        <w:ind w:firstLine="0"/>
        <w:rPr>
          <w:lang w:val="en-US"/>
        </w:rPr>
      </w:pPr>
      <w:bookmarkStart w:id="33" w:name="_heading=h.3znysh7" w:colFirst="0" w:colLast="0"/>
      <w:bookmarkEnd w:id="33"/>
    </w:p>
    <w:p w14:paraId="000002C1" w14:textId="740EB113" w:rsidR="00223A2A" w:rsidRPr="00C75E91" w:rsidRDefault="007254E2">
      <w:pPr>
        <w:ind w:firstLine="0"/>
        <w:rPr>
          <w:lang w:val="en-US"/>
        </w:rPr>
      </w:pPr>
      <w:r w:rsidRPr="00C75E91">
        <w:rPr>
          <w:noProof/>
          <w:lang w:val="cs-CZ"/>
        </w:rPr>
        <mc:AlternateContent>
          <mc:Choice Requires="wps">
            <w:drawing>
              <wp:anchor distT="0" distB="0" distL="114300" distR="114300" simplePos="0" relativeHeight="251930624" behindDoc="0" locked="0" layoutInCell="1" allowOverlap="1" wp14:anchorId="5B16A15A" wp14:editId="72AC171E">
                <wp:simplePos x="0" y="0"/>
                <wp:positionH relativeFrom="margin">
                  <wp:align>center</wp:align>
                </wp:positionH>
                <wp:positionV relativeFrom="paragraph">
                  <wp:posOffset>132715</wp:posOffset>
                </wp:positionV>
                <wp:extent cx="4578350" cy="635"/>
                <wp:effectExtent l="0" t="0" r="0" b="8255"/>
                <wp:wrapSquare wrapText="bothSides"/>
                <wp:docPr id="351" name="Textové pole 351"/>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614C595C" w14:textId="6994EADC" w:rsidR="00DD6163" w:rsidRPr="001900EE" w:rsidRDefault="00DD6163" w:rsidP="00BA5671">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6A15A" id="Textové pole 351" o:spid="_x0000_s1119" type="#_x0000_t202" style="position:absolute;left:0;text-align:left;margin-left:0;margin-top:10.45pt;width:360.5pt;height:.05pt;z-index:251930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" stroked="f">
                <v:textbox style="mso-fit-shape-to-text:t" inset="0,0,0,0">
                  <w:txbxContent>
                    <w:p w14:paraId="614C595C" w14:textId="6994EADC" w:rsidR="00DD6163" w:rsidRPr="001900EE" w:rsidRDefault="00DD6163" w:rsidP="00BA5671">
                      <w:pPr>
                        <w:pStyle w:val="Zdroje"/>
                        <w:rPr>
                          <w:noProof/>
                          <w:sz w:val="24"/>
                        </w:rPr>
                      </w:pPr>
                      <w:r>
                        <w:t xml:space="preserve">Source: Own elaboration, 2019 </w:t>
                      </w:r>
                    </w:p>
                  </w:txbxContent>
                </v:textbox>
                <w10:wrap type="square" anchorx="margin"/>
              </v:shape>
            </w:pict>
          </mc:Fallback>
        </mc:AlternateContent>
      </w:r>
    </w:p>
    <w:p w14:paraId="22136151" w14:textId="7EDDB0E9" w:rsidR="00222690" w:rsidRDefault="00666786" w:rsidP="00666786">
      <w:pPr>
        <w:ind w:firstLine="0"/>
        <w:rPr>
          <w:lang w:val="en-US"/>
        </w:rPr>
      </w:pPr>
      <w:r w:rsidRPr="00C75E91">
        <w:rPr>
          <w:lang w:val="en-US"/>
        </w:rPr>
        <w:t>Respondents were also asked if they use AirBnB as visitors. As we c</w:t>
      </w:r>
      <w:r w:rsidR="007254E2">
        <w:rPr>
          <w:lang w:val="en-US"/>
        </w:rPr>
        <w:t>an say from graph number 2</w:t>
      </w:r>
      <w:r w:rsidR="008B3B0E">
        <w:rPr>
          <w:lang w:val="en-US"/>
        </w:rPr>
        <w:t>5</w:t>
      </w:r>
      <w:r w:rsidRPr="00C75E91">
        <w:rPr>
          <w:lang w:val="en-US"/>
        </w:rPr>
        <w:t>, 7</w:t>
      </w:r>
      <w:r w:rsidR="00F0119D">
        <w:rPr>
          <w:lang w:val="en-US"/>
        </w:rPr>
        <w:t>4</w:t>
      </w:r>
      <w:r w:rsidRPr="00C75E91">
        <w:rPr>
          <w:lang w:val="en-US"/>
        </w:rPr>
        <w:t xml:space="preserve"> % use this option of accommodation, 2</w:t>
      </w:r>
      <w:r w:rsidR="007254E2">
        <w:rPr>
          <w:lang w:val="en-US"/>
        </w:rPr>
        <w:t>6 % do not. In comparison with age, the graph shows that 7% (2) of respondents older than 65 year</w:t>
      </w:r>
      <w:r w:rsidR="00860D0D">
        <w:rPr>
          <w:lang w:val="en-US"/>
        </w:rPr>
        <w:t>s</w:t>
      </w:r>
      <w:r w:rsidR="007254E2">
        <w:rPr>
          <w:lang w:val="en-US"/>
        </w:rPr>
        <w:t xml:space="preserve"> old do not use AirBnB meanwhile other age groups </w:t>
      </w:r>
      <w:r w:rsidR="007254E2" w:rsidRPr="007254E2">
        <w:rPr>
          <w:lang w:val="en-US"/>
        </w:rPr>
        <w:t>do use AirBnB as visitors</w:t>
      </w:r>
      <w:r w:rsidR="007254E2">
        <w:rPr>
          <w:lang w:val="en-US"/>
        </w:rPr>
        <w:t>.</w:t>
      </w:r>
      <w:r w:rsidR="007254E2" w:rsidRPr="00C75E91">
        <w:rPr>
          <w:lang w:val="en-US"/>
        </w:rPr>
        <w:t xml:space="preserve"> We</w:t>
      </w:r>
      <w:r w:rsidRPr="00C75E91">
        <w:rPr>
          <w:lang w:val="en-US"/>
        </w:rPr>
        <w:t xml:space="preserve"> can only guess, that</w:t>
      </w:r>
      <w:r w:rsidR="007254E2">
        <w:rPr>
          <w:lang w:val="en-US"/>
        </w:rPr>
        <w:t xml:space="preserve"> maybe</w:t>
      </w:r>
      <w:r w:rsidRPr="00C75E91">
        <w:rPr>
          <w:lang w:val="en-US"/>
        </w:rPr>
        <w:t xml:space="preserve"> people started to offer their places, because they used AirBnB as visitors before.</w:t>
      </w:r>
      <w:r w:rsidR="007254E2">
        <w:rPr>
          <w:lang w:val="en-US"/>
        </w:rPr>
        <w:t xml:space="preserve"> </w:t>
      </w:r>
    </w:p>
    <w:p w14:paraId="71A5FCC8" w14:textId="77777777" w:rsidR="00222690" w:rsidRDefault="00222690">
      <w:pPr>
        <w:rPr>
          <w:lang w:val="en-US"/>
        </w:rPr>
      </w:pPr>
      <w:r>
        <w:rPr>
          <w:lang w:val="en-US"/>
        </w:rPr>
        <w:br w:type="page"/>
      </w:r>
    </w:p>
    <w:p w14:paraId="5C891D91" w14:textId="52B0AC64" w:rsidR="00666786" w:rsidRPr="00C75E91" w:rsidRDefault="007254E2" w:rsidP="00666786">
      <w:pPr>
        <w:ind w:firstLine="0"/>
        <w:rPr>
          <w:lang w:val="en-US"/>
        </w:rPr>
      </w:pPr>
      <w:r w:rsidRPr="00C75E91">
        <w:rPr>
          <w:noProof/>
          <w:lang w:val="cs-CZ"/>
        </w:rPr>
        <w:lastRenderedPageBreak/>
        <mc:AlternateContent>
          <mc:Choice Requires="wps">
            <w:drawing>
              <wp:anchor distT="0" distB="0" distL="114300" distR="114300" simplePos="0" relativeHeight="252077056" behindDoc="0" locked="0" layoutInCell="1" allowOverlap="1" wp14:anchorId="32901762" wp14:editId="3D1D0FFE">
                <wp:simplePos x="0" y="0"/>
                <wp:positionH relativeFrom="margin">
                  <wp:posOffset>-38100</wp:posOffset>
                </wp:positionH>
                <wp:positionV relativeFrom="paragraph">
                  <wp:posOffset>15240</wp:posOffset>
                </wp:positionV>
                <wp:extent cx="4577080" cy="171450"/>
                <wp:effectExtent l="0" t="0" r="0" b="0"/>
                <wp:wrapSquare wrapText="bothSides"/>
                <wp:docPr id="390" name="Textové pole 390"/>
                <wp:cNvGraphicFramePr/>
                <a:graphic xmlns:a="http://schemas.openxmlformats.org/drawingml/2006/main">
                  <a:graphicData uri="http://schemas.microsoft.com/office/word/2010/wordprocessingShape">
                    <wps:wsp>
                      <wps:cNvSpPr txBox="1"/>
                      <wps:spPr>
                        <a:xfrm>
                          <a:off x="0" y="0"/>
                          <a:ext cx="4577080" cy="171450"/>
                        </a:xfrm>
                        <a:prstGeom prst="rect">
                          <a:avLst/>
                        </a:prstGeom>
                        <a:solidFill>
                          <a:prstClr val="white"/>
                        </a:solidFill>
                        <a:ln>
                          <a:noFill/>
                        </a:ln>
                      </wps:spPr>
                      <wps:txbx>
                        <w:txbxContent>
                          <w:p w14:paraId="6E9863F9" w14:textId="49C71C82" w:rsidR="00DD6163" w:rsidRPr="004D1792" w:rsidRDefault="00DD6163" w:rsidP="00666786">
                            <w:pPr>
                              <w:pStyle w:val="Zdroje"/>
                              <w:ind w:firstLine="0"/>
                              <w:jc w:val="left"/>
                              <w:rPr>
                                <w:noProof/>
                                <w:sz w:val="24"/>
                              </w:rPr>
                            </w:pPr>
                            <w:r>
                              <w:t xml:space="preserve">Graph </w:t>
                            </w:r>
                            <w:fldSimple w:instr=" SEQ Graph \* ARABIC ">
                              <w:r>
                                <w:rPr>
                                  <w:noProof/>
                                </w:rPr>
                                <w:t>25</w:t>
                              </w:r>
                            </w:fldSimple>
                            <w:r>
                              <w:t xml:space="preserve"> Using AirBnB as a visitor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01762" id="Textové pole 390" o:spid="_x0000_s1120" type="#_x0000_t202" style="position:absolute;left:0;text-align:left;margin-left:-3pt;margin-top:1.2pt;width:360.4pt;height:13.5pt;z-index:252077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" stroked="f">
                <v:textbox inset="0,0,0,0">
                  <w:txbxContent>
                    <w:p w14:paraId="6E9863F9" w14:textId="49C71C82" w:rsidR="00DD6163" w:rsidRPr="004D1792" w:rsidRDefault="00DD6163" w:rsidP="00666786">
                      <w:pPr>
                        <w:pStyle w:val="Zdroje"/>
                        <w:ind w:firstLine="0"/>
                        <w:jc w:val="left"/>
                        <w:rPr>
                          <w:noProof/>
                          <w:sz w:val="24"/>
                        </w:rPr>
                      </w:pPr>
                      <w:r>
                        <w:t xml:space="preserve">Graph </w:t>
                      </w:r>
                      <w:fldSimple w:instr=" SEQ Graph \* ARABIC ">
                        <w:r>
                          <w:rPr>
                            <w:noProof/>
                          </w:rPr>
                          <w:t>25</w:t>
                        </w:r>
                      </w:fldSimple>
                      <w:r>
                        <w:t xml:space="preserve"> Using AirBnB as a visitor</w:t>
                      </w:r>
                    </w:p>
                  </w:txbxContent>
                </v:textbox>
                <w10:wrap type="square" anchorx="margin"/>
              </v:shape>
            </w:pict>
          </mc:Fallback>
        </mc:AlternateContent>
      </w:r>
    </w:p>
    <w:p w14:paraId="134025E9" w14:textId="705DA077" w:rsidR="00666786" w:rsidRPr="00C75E91" w:rsidRDefault="008B3B0E" w:rsidP="00666786">
      <w:pPr>
        <w:ind w:firstLine="0"/>
        <w:rPr>
          <w:lang w:val="en-US"/>
        </w:rPr>
      </w:pPr>
      <w:r>
        <w:rPr>
          <w:noProof/>
          <w:lang w:val="cs-CZ"/>
        </w:rPr>
        <w:drawing>
          <wp:anchor distT="0" distB="0" distL="114300" distR="114300" simplePos="0" relativeHeight="252119040" behindDoc="0" locked="0" layoutInCell="1" allowOverlap="1" wp14:anchorId="52E1D5BD" wp14:editId="5FABF834">
            <wp:simplePos x="0" y="0"/>
            <wp:positionH relativeFrom="column">
              <wp:posOffset>-3175</wp:posOffset>
            </wp:positionH>
            <wp:positionV relativeFrom="paragraph">
              <wp:posOffset>-1270</wp:posOffset>
            </wp:positionV>
            <wp:extent cx="4572000" cy="2743200"/>
            <wp:effectExtent l="0" t="0" r="0" b="0"/>
            <wp:wrapSquare wrapText="bothSides"/>
            <wp:docPr id="449" name="Graf 449">
              <a:extLst xmlns:a="http://schemas.openxmlformats.org/drawingml/2006/main">
                <a:ext uri="{FF2B5EF4-FFF2-40B4-BE49-F238E27FC236}">
                  <a16:creationId xmlns:a16="http://schemas.microsoft.com/office/drawing/2014/main" id="{3274DC2F-6951-4163-9037-951F82D6BE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14:paraId="1EFB1425" w14:textId="77777777" w:rsidR="00666786" w:rsidRPr="00C75E91" w:rsidRDefault="00666786" w:rsidP="00666786">
      <w:pPr>
        <w:ind w:firstLine="0"/>
        <w:rPr>
          <w:lang w:val="en-US"/>
        </w:rPr>
      </w:pPr>
    </w:p>
    <w:p w14:paraId="21408145" w14:textId="77777777" w:rsidR="00666786" w:rsidRPr="00C75E91" w:rsidRDefault="00666786" w:rsidP="00666786">
      <w:pPr>
        <w:ind w:firstLine="0"/>
        <w:rPr>
          <w:lang w:val="en-US"/>
        </w:rPr>
      </w:pPr>
    </w:p>
    <w:p w14:paraId="42AC05E3" w14:textId="77777777" w:rsidR="00666786" w:rsidRPr="00C75E91" w:rsidRDefault="00666786" w:rsidP="00666786">
      <w:pPr>
        <w:ind w:firstLine="0"/>
        <w:rPr>
          <w:lang w:val="en-US"/>
        </w:rPr>
      </w:pPr>
    </w:p>
    <w:p w14:paraId="5C6ABCCA" w14:textId="77777777" w:rsidR="00666786" w:rsidRPr="00C75E91" w:rsidRDefault="00666786" w:rsidP="00666786">
      <w:pPr>
        <w:ind w:firstLine="0"/>
        <w:rPr>
          <w:lang w:val="en-US"/>
        </w:rPr>
      </w:pPr>
    </w:p>
    <w:p w14:paraId="05D97DBC" w14:textId="77777777" w:rsidR="00666786" w:rsidRPr="00C75E91" w:rsidRDefault="00666786" w:rsidP="00666786">
      <w:pPr>
        <w:ind w:firstLine="0"/>
        <w:rPr>
          <w:lang w:val="en-US"/>
        </w:rPr>
      </w:pPr>
    </w:p>
    <w:p w14:paraId="03B93B70" w14:textId="77777777" w:rsidR="00666786" w:rsidRPr="00C75E91" w:rsidRDefault="00666786" w:rsidP="00666786">
      <w:pPr>
        <w:ind w:firstLine="0"/>
        <w:rPr>
          <w:lang w:val="en-US"/>
        </w:rPr>
      </w:pPr>
    </w:p>
    <w:p w14:paraId="7429FC9E" w14:textId="23C766E9" w:rsidR="00666786" w:rsidRPr="00C75E91" w:rsidRDefault="00666786" w:rsidP="00666786">
      <w:pPr>
        <w:ind w:firstLine="0"/>
        <w:rPr>
          <w:lang w:val="en-US"/>
        </w:rPr>
      </w:pPr>
    </w:p>
    <w:p w14:paraId="09CD3DCD" w14:textId="76850FFC" w:rsidR="00666786" w:rsidRPr="00C75E91" w:rsidRDefault="007254E2" w:rsidP="00666786">
      <w:pPr>
        <w:ind w:firstLine="0"/>
        <w:rPr>
          <w:lang w:val="en-US"/>
        </w:rPr>
      </w:pPr>
      <w:r w:rsidRPr="00C75E91">
        <w:rPr>
          <w:noProof/>
          <w:lang w:val="cs-CZ"/>
        </w:rPr>
        <mc:AlternateContent>
          <mc:Choice Requires="wps">
            <w:drawing>
              <wp:anchor distT="0" distB="0" distL="114300" distR="114300" simplePos="0" relativeHeight="252078080" behindDoc="0" locked="0" layoutInCell="1" allowOverlap="1" wp14:anchorId="241AAB31" wp14:editId="0136AFE5">
                <wp:simplePos x="0" y="0"/>
                <wp:positionH relativeFrom="margin">
                  <wp:posOffset>693420</wp:posOffset>
                </wp:positionH>
                <wp:positionV relativeFrom="paragraph">
                  <wp:posOffset>123190</wp:posOffset>
                </wp:positionV>
                <wp:extent cx="4577080" cy="635"/>
                <wp:effectExtent l="0" t="0" r="0" b="8255"/>
                <wp:wrapSquare wrapText="bothSides"/>
                <wp:docPr id="418" name="Textové pole 418"/>
                <wp:cNvGraphicFramePr/>
                <a:graphic xmlns:a="http://schemas.openxmlformats.org/drawingml/2006/main">
                  <a:graphicData uri="http://schemas.microsoft.com/office/word/2010/wordprocessingShape">
                    <wps:wsp>
                      <wps:cNvSpPr txBox="1"/>
                      <wps:spPr>
                        <a:xfrm>
                          <a:off x="0" y="0"/>
                          <a:ext cx="4577080" cy="635"/>
                        </a:xfrm>
                        <a:prstGeom prst="rect">
                          <a:avLst/>
                        </a:prstGeom>
                        <a:solidFill>
                          <a:prstClr val="white"/>
                        </a:solidFill>
                        <a:ln>
                          <a:noFill/>
                        </a:ln>
                      </wps:spPr>
                      <wps:txbx>
                        <w:txbxContent>
                          <w:p w14:paraId="67404316" w14:textId="35F2A0F5" w:rsidR="00DD6163" w:rsidRPr="00FB320E" w:rsidRDefault="00DD6163" w:rsidP="00666786">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AAB31" id="Textové pole 418" o:spid="_x0000_s1121" type="#_x0000_t202" style="position:absolute;left:0;text-align:left;margin-left:54.6pt;margin-top:9.7pt;width:360.4pt;height:.05pt;z-index:252078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" stroked="f">
                <v:textbox style="mso-fit-shape-to-text:t" inset="0,0,0,0">
                  <w:txbxContent>
                    <w:p w14:paraId="67404316" w14:textId="35F2A0F5" w:rsidR="00DD6163" w:rsidRPr="00FB320E" w:rsidRDefault="00DD6163" w:rsidP="00666786">
                      <w:pPr>
                        <w:pStyle w:val="Zdroje"/>
                        <w:rPr>
                          <w:noProof/>
                          <w:sz w:val="24"/>
                        </w:rPr>
                      </w:pPr>
                      <w:r>
                        <w:t xml:space="preserve">Source: Own elaboration, 2019 </w:t>
                      </w:r>
                    </w:p>
                  </w:txbxContent>
                </v:textbox>
                <w10:wrap type="square" anchorx="margin"/>
              </v:shape>
            </w:pict>
          </mc:Fallback>
        </mc:AlternateContent>
      </w:r>
    </w:p>
    <w:p w14:paraId="21C89374" w14:textId="77777777" w:rsidR="00666786" w:rsidRDefault="00666786" w:rsidP="00666786">
      <w:pPr>
        <w:ind w:firstLine="0"/>
        <w:rPr>
          <w:lang w:val="en-US"/>
        </w:rPr>
      </w:pPr>
    </w:p>
    <w:p w14:paraId="26CD828A" w14:textId="5258EE11" w:rsidR="00666786" w:rsidRPr="00C75E91" w:rsidRDefault="00666786" w:rsidP="00666786">
      <w:pPr>
        <w:ind w:firstLine="0"/>
        <w:rPr>
          <w:shd w:val="clear" w:color="auto" w:fill="FF9900"/>
          <w:lang w:val="en-US"/>
        </w:rPr>
      </w:pPr>
      <w:r w:rsidRPr="00C75E91">
        <w:rPr>
          <w:lang w:val="en-US"/>
        </w:rPr>
        <w:t>The following question focuses on income. The income from renting is the main income f</w:t>
      </w:r>
      <w:r w:rsidR="00C153EB">
        <w:rPr>
          <w:lang w:val="en-US"/>
        </w:rPr>
        <w:t>or 30 % of providers, the rest 70</w:t>
      </w:r>
      <w:r w:rsidRPr="00C75E91">
        <w:rPr>
          <w:lang w:val="en-US"/>
        </w:rPr>
        <w:t xml:space="preserve"> % do not count renting as a main income, but just as an extra earning.</w:t>
      </w:r>
      <w:r w:rsidR="00C153EB">
        <w:rPr>
          <w:lang w:val="en-US"/>
        </w:rPr>
        <w:t xml:space="preserve"> We can see from the graph number 25, that the income from renting is the main income in most cases for self-employed people. </w:t>
      </w:r>
    </w:p>
    <w:p w14:paraId="3515A0DB" w14:textId="77777777" w:rsidR="00666786" w:rsidRPr="00C75E91" w:rsidRDefault="00666786" w:rsidP="00666786">
      <w:pPr>
        <w:ind w:firstLine="0"/>
        <w:rPr>
          <w:shd w:val="clear" w:color="auto" w:fill="FF9900"/>
          <w:lang w:val="en-US"/>
        </w:rPr>
      </w:pPr>
      <w:r>
        <w:rPr>
          <w:noProof/>
          <w:lang w:val="cs-CZ"/>
        </w:rPr>
        <w:drawing>
          <wp:anchor distT="0" distB="0" distL="114300" distR="114300" simplePos="0" relativeHeight="252082176" behindDoc="0" locked="0" layoutInCell="1" allowOverlap="1" wp14:anchorId="0C07F6C0" wp14:editId="5CB57E55">
            <wp:simplePos x="0" y="0"/>
            <wp:positionH relativeFrom="page">
              <wp:align>center</wp:align>
            </wp:positionH>
            <wp:positionV relativeFrom="paragraph">
              <wp:posOffset>202565</wp:posOffset>
            </wp:positionV>
            <wp:extent cx="3916045" cy="2259965"/>
            <wp:effectExtent l="0" t="0" r="0" b="0"/>
            <wp:wrapSquare wrapText="bothSides"/>
            <wp:docPr id="511" name="Graf 5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Pr="00C75E91">
        <w:rPr>
          <w:noProof/>
          <w:lang w:val="cs-CZ"/>
        </w:rPr>
        <mc:AlternateContent>
          <mc:Choice Requires="wps">
            <w:drawing>
              <wp:anchor distT="0" distB="0" distL="114300" distR="114300" simplePos="0" relativeHeight="252080128" behindDoc="0" locked="0" layoutInCell="1" allowOverlap="1" wp14:anchorId="7CE3CA49" wp14:editId="49D43C05">
                <wp:simplePos x="0" y="0"/>
                <wp:positionH relativeFrom="margin">
                  <wp:align>left</wp:align>
                </wp:positionH>
                <wp:positionV relativeFrom="paragraph">
                  <wp:posOffset>25400</wp:posOffset>
                </wp:positionV>
                <wp:extent cx="4578985" cy="123825"/>
                <wp:effectExtent l="0" t="0" r="0" b="9525"/>
                <wp:wrapSquare wrapText="bothSides"/>
                <wp:docPr id="434" name="Textové pole 434"/>
                <wp:cNvGraphicFramePr/>
                <a:graphic xmlns:a="http://schemas.openxmlformats.org/drawingml/2006/main">
                  <a:graphicData uri="http://schemas.microsoft.com/office/word/2010/wordprocessingShape">
                    <wps:wsp>
                      <wps:cNvSpPr txBox="1"/>
                      <wps:spPr>
                        <a:xfrm>
                          <a:off x="0" y="0"/>
                          <a:ext cx="4578985" cy="123825"/>
                        </a:xfrm>
                        <a:prstGeom prst="rect">
                          <a:avLst/>
                        </a:prstGeom>
                        <a:solidFill>
                          <a:prstClr val="white"/>
                        </a:solidFill>
                        <a:ln>
                          <a:noFill/>
                        </a:ln>
                      </wps:spPr>
                      <wps:txbx>
                        <w:txbxContent>
                          <w:p w14:paraId="275A981B" w14:textId="5180AFE8" w:rsidR="00DD6163" w:rsidRPr="00882CBA" w:rsidRDefault="00DD6163" w:rsidP="00666786">
                            <w:pPr>
                              <w:pStyle w:val="Zdroje"/>
                              <w:ind w:firstLine="0"/>
                              <w:jc w:val="left"/>
                              <w:rPr>
                                <w:noProof/>
                                <w:sz w:val="24"/>
                              </w:rPr>
                            </w:pPr>
                            <w:r>
                              <w:t xml:space="preserve">Graph </w:t>
                            </w:r>
                            <w:fldSimple w:instr=" SEQ Graph \* ARABIC ">
                              <w:r>
                                <w:rPr>
                                  <w:noProof/>
                                </w:rPr>
                                <w:t>26</w:t>
                              </w:r>
                            </w:fldSimple>
                            <w:r>
                              <w:t xml:space="preserve"> Rental as the main income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3CA49" id="Textové pole 434" o:spid="_x0000_s1122" type="#_x0000_t202" style="position:absolute;left:0;text-align:left;margin-left:0;margin-top:2pt;width:360.55pt;height:9.75pt;z-index:252080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" stroked="f">
                <v:textbox inset="0,0,0,0">
                  <w:txbxContent>
                    <w:p w14:paraId="275A981B" w14:textId="5180AFE8" w:rsidR="00DD6163" w:rsidRPr="00882CBA" w:rsidRDefault="00DD6163" w:rsidP="00666786">
                      <w:pPr>
                        <w:pStyle w:val="Zdroje"/>
                        <w:ind w:firstLine="0"/>
                        <w:jc w:val="left"/>
                        <w:rPr>
                          <w:noProof/>
                          <w:sz w:val="24"/>
                        </w:rPr>
                      </w:pPr>
                      <w:r>
                        <w:t xml:space="preserve">Graph </w:t>
                      </w:r>
                      <w:fldSimple w:instr=" SEQ Graph \* ARABIC ">
                        <w:r>
                          <w:rPr>
                            <w:noProof/>
                          </w:rPr>
                          <w:t>26</w:t>
                        </w:r>
                      </w:fldSimple>
                      <w:r>
                        <w:t xml:space="preserve"> Rental as the main income</w:t>
                      </w:r>
                    </w:p>
                  </w:txbxContent>
                </v:textbox>
                <w10:wrap type="square" anchorx="margin"/>
              </v:shape>
            </w:pict>
          </mc:Fallback>
        </mc:AlternateContent>
      </w:r>
    </w:p>
    <w:p w14:paraId="19C8B84B" w14:textId="77777777" w:rsidR="00666786" w:rsidRPr="00C75E91" w:rsidRDefault="00666786" w:rsidP="00666786">
      <w:pPr>
        <w:ind w:firstLine="0"/>
        <w:rPr>
          <w:lang w:val="en-US"/>
        </w:rPr>
      </w:pPr>
    </w:p>
    <w:p w14:paraId="4452DAB4" w14:textId="77777777" w:rsidR="00666786" w:rsidRPr="00C75E91" w:rsidRDefault="00666786" w:rsidP="00666786">
      <w:pPr>
        <w:ind w:firstLine="0"/>
        <w:rPr>
          <w:lang w:val="en-US"/>
        </w:rPr>
      </w:pPr>
    </w:p>
    <w:p w14:paraId="399D13D7" w14:textId="77777777" w:rsidR="00666786" w:rsidRPr="00C75E91" w:rsidRDefault="00666786" w:rsidP="00666786">
      <w:pPr>
        <w:ind w:firstLine="0"/>
        <w:rPr>
          <w:lang w:val="en-US"/>
        </w:rPr>
      </w:pPr>
    </w:p>
    <w:p w14:paraId="5A0F00E3" w14:textId="77777777" w:rsidR="00666786" w:rsidRPr="00C75E91" w:rsidRDefault="00666786" w:rsidP="00666786">
      <w:pPr>
        <w:ind w:firstLine="0"/>
        <w:rPr>
          <w:lang w:val="en-US"/>
        </w:rPr>
      </w:pPr>
    </w:p>
    <w:p w14:paraId="0CA1DFE1" w14:textId="77777777" w:rsidR="00666786" w:rsidRPr="00C75E91" w:rsidRDefault="00666786" w:rsidP="00666786">
      <w:pPr>
        <w:ind w:firstLine="0"/>
        <w:rPr>
          <w:lang w:val="en-US"/>
        </w:rPr>
      </w:pPr>
    </w:p>
    <w:p w14:paraId="3916854B" w14:textId="77777777" w:rsidR="00666786" w:rsidRPr="00C75E91" w:rsidRDefault="00666786" w:rsidP="00666786">
      <w:pPr>
        <w:ind w:firstLine="0"/>
        <w:rPr>
          <w:lang w:val="en-US"/>
        </w:rPr>
      </w:pPr>
    </w:p>
    <w:p w14:paraId="30045DD2" w14:textId="69C33F70" w:rsidR="00666786" w:rsidRPr="00C75E91" w:rsidRDefault="00C153EB" w:rsidP="00666786">
      <w:pPr>
        <w:ind w:firstLine="0"/>
        <w:rPr>
          <w:lang w:val="en-US"/>
        </w:rPr>
      </w:pPr>
      <w:r w:rsidRPr="00C75E91">
        <w:rPr>
          <w:noProof/>
          <w:lang w:val="cs-CZ"/>
        </w:rPr>
        <mc:AlternateContent>
          <mc:Choice Requires="wps">
            <w:drawing>
              <wp:anchor distT="0" distB="0" distL="114300" distR="114300" simplePos="0" relativeHeight="252110848" behindDoc="0" locked="0" layoutInCell="1" allowOverlap="1" wp14:anchorId="548B4BDF" wp14:editId="06DF6EFB">
                <wp:simplePos x="0" y="0"/>
                <wp:positionH relativeFrom="margin">
                  <wp:posOffset>700405</wp:posOffset>
                </wp:positionH>
                <wp:positionV relativeFrom="paragraph">
                  <wp:posOffset>146050</wp:posOffset>
                </wp:positionV>
                <wp:extent cx="4578985" cy="635"/>
                <wp:effectExtent l="0" t="0" r="0" b="8255"/>
                <wp:wrapSquare wrapText="bothSides"/>
                <wp:docPr id="461" name="Textové pole 461"/>
                <wp:cNvGraphicFramePr/>
                <a:graphic xmlns:a="http://schemas.openxmlformats.org/drawingml/2006/main">
                  <a:graphicData uri="http://schemas.microsoft.com/office/word/2010/wordprocessingShape">
                    <wps:wsp>
                      <wps:cNvSpPr txBox="1"/>
                      <wps:spPr>
                        <a:xfrm>
                          <a:off x="0" y="0"/>
                          <a:ext cx="4578985" cy="635"/>
                        </a:xfrm>
                        <a:prstGeom prst="rect">
                          <a:avLst/>
                        </a:prstGeom>
                        <a:solidFill>
                          <a:prstClr val="white"/>
                        </a:solidFill>
                        <a:ln>
                          <a:noFill/>
                        </a:ln>
                      </wps:spPr>
                      <wps:txbx>
                        <w:txbxContent>
                          <w:p w14:paraId="4E89C79E" w14:textId="348CD05D" w:rsidR="00DD6163" w:rsidRPr="009249DD" w:rsidRDefault="00DD6163" w:rsidP="007254E2">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B4BDF" id="Textové pole 461" o:spid="_x0000_s1123" type="#_x0000_t202" style="position:absolute;left:0;text-align:left;margin-left:55.15pt;margin-top:11.5pt;width:360.55pt;height:.05pt;z-index:252110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" stroked="f">
                <v:textbox style="mso-fit-shape-to-text:t" inset="0,0,0,0">
                  <w:txbxContent>
                    <w:p w14:paraId="4E89C79E" w14:textId="348CD05D" w:rsidR="00DD6163" w:rsidRPr="009249DD" w:rsidRDefault="00DD6163" w:rsidP="007254E2">
                      <w:pPr>
                        <w:pStyle w:val="Zdroje"/>
                        <w:rPr>
                          <w:noProof/>
                          <w:sz w:val="24"/>
                        </w:rPr>
                      </w:pPr>
                      <w:r>
                        <w:t xml:space="preserve">Source: Own elaboration, 2019 </w:t>
                      </w:r>
                    </w:p>
                  </w:txbxContent>
                </v:textbox>
                <w10:wrap type="square" anchorx="margin"/>
              </v:shape>
            </w:pict>
          </mc:Fallback>
        </mc:AlternateContent>
      </w:r>
    </w:p>
    <w:p w14:paraId="000002C2" w14:textId="07DF6EC2" w:rsidR="00222690" w:rsidRDefault="00222690">
      <w:pPr>
        <w:rPr>
          <w:lang w:val="en-US"/>
        </w:rPr>
      </w:pPr>
      <w:r>
        <w:rPr>
          <w:lang w:val="en-US"/>
        </w:rPr>
        <w:br w:type="page"/>
      </w:r>
    </w:p>
    <w:p w14:paraId="78A80F66" w14:textId="0623C8A5" w:rsidR="00666786" w:rsidRPr="00F02A40" w:rsidRDefault="00666786" w:rsidP="00C153EB">
      <w:pPr>
        <w:pStyle w:val="Nadpis4"/>
        <w:rPr>
          <w:rStyle w:val="Zdraznnintenzivn"/>
          <w:i w:val="0"/>
          <w:iCs/>
          <w:color w:val="auto"/>
        </w:rPr>
      </w:pPr>
      <w:r w:rsidRPr="00F02A40">
        <w:rPr>
          <w:rStyle w:val="Zdraznnintenzivn"/>
          <w:i w:val="0"/>
          <w:iCs/>
          <w:color w:val="auto"/>
        </w:rPr>
        <w:lastRenderedPageBreak/>
        <w:t>Experiences</w:t>
      </w:r>
    </w:p>
    <w:p w14:paraId="000002C3" w14:textId="727D85F5" w:rsidR="00223A2A" w:rsidRPr="00C75E91" w:rsidRDefault="00C153EB">
      <w:pPr>
        <w:ind w:firstLine="0"/>
        <w:rPr>
          <w:lang w:val="en-US"/>
        </w:rPr>
      </w:pPr>
      <w:r>
        <w:rPr>
          <w:lang w:val="en-US"/>
        </w:rPr>
        <w:t>As visitors, providers</w:t>
      </w:r>
      <w:r w:rsidR="00105CFA" w:rsidRPr="00C75E91">
        <w:rPr>
          <w:lang w:val="en-US"/>
        </w:rPr>
        <w:t xml:space="preserve"> were asked for their negative</w:t>
      </w:r>
      <w:r>
        <w:rPr>
          <w:lang w:val="en-US"/>
        </w:rPr>
        <w:t xml:space="preserve"> and positive</w:t>
      </w:r>
      <w:r w:rsidR="00105CFA" w:rsidRPr="00C75E91">
        <w:rPr>
          <w:lang w:val="en-US"/>
        </w:rPr>
        <w:t xml:space="preserve"> experiences about renting. More than 50 % of respondents did not face any negative experience, the rest mentioned, for example, rude clients, bureaucracy, the taxes and jealousy of the customers because of the host´s home and also guests who do not speak any other language than their own and they expect the host to understand that language.</w:t>
      </w:r>
    </w:p>
    <w:p w14:paraId="000002C4" w14:textId="77777777" w:rsidR="00223A2A" w:rsidRPr="00C75E91" w:rsidRDefault="00105CFA">
      <w:pPr>
        <w:ind w:firstLine="0"/>
        <w:rPr>
          <w:lang w:val="en-US"/>
        </w:rPr>
      </w:pPr>
      <w:r w:rsidRPr="00C75E91">
        <w:rPr>
          <w:lang w:val="en-US"/>
        </w:rPr>
        <w:t xml:space="preserve">Positive experiences are primarily meeting new interesting people from over the world, quick payment, reliability, presents from visitors and many bookings. </w:t>
      </w:r>
    </w:p>
    <w:p w14:paraId="27EA2C8E" w14:textId="77777777" w:rsidR="00C153EB" w:rsidRDefault="00C153EB">
      <w:pPr>
        <w:ind w:firstLine="0"/>
        <w:rPr>
          <w:lang w:val="en-US"/>
        </w:rPr>
      </w:pPr>
    </w:p>
    <w:p w14:paraId="0F2B315A" w14:textId="136A6C3E" w:rsidR="00A32A90" w:rsidRPr="00F02A40" w:rsidRDefault="00666786" w:rsidP="000B77A2">
      <w:pPr>
        <w:pStyle w:val="Nadpis4"/>
        <w:rPr>
          <w:rStyle w:val="Zdraznnintenzivn"/>
          <w:i w:val="0"/>
          <w:iCs/>
          <w:color w:val="auto"/>
        </w:rPr>
      </w:pPr>
      <w:r w:rsidRPr="00F02A40">
        <w:rPr>
          <w:rStyle w:val="Zdraznnintenzivn"/>
          <w:i w:val="0"/>
          <w:iCs/>
          <w:color w:val="auto"/>
        </w:rPr>
        <w:t xml:space="preserve">Provider´s </w:t>
      </w:r>
      <w:r w:rsidR="000B77A2" w:rsidRPr="00F02A40">
        <w:rPr>
          <w:rStyle w:val="Zdraznnintenzivn"/>
          <w:i w:val="0"/>
          <w:iCs/>
          <w:color w:val="auto"/>
        </w:rPr>
        <w:t>perceptions</w:t>
      </w:r>
    </w:p>
    <w:p w14:paraId="000002C7" w14:textId="36901D15" w:rsidR="00223A2A" w:rsidRPr="00C75E91" w:rsidRDefault="00105CFA">
      <w:pPr>
        <w:ind w:firstLine="0"/>
        <w:rPr>
          <w:lang w:val="en-US"/>
        </w:rPr>
      </w:pPr>
      <w:r w:rsidRPr="00C75E91">
        <w:rPr>
          <w:lang w:val="en-US"/>
        </w:rPr>
        <w:t xml:space="preserve">From the graph </w:t>
      </w:r>
      <w:r w:rsidR="001034AD">
        <w:rPr>
          <w:lang w:val="en-US"/>
        </w:rPr>
        <w:t>number 2</w:t>
      </w:r>
      <w:r w:rsidR="00F0119D">
        <w:rPr>
          <w:lang w:val="en-US"/>
        </w:rPr>
        <w:t>7</w:t>
      </w:r>
      <w:r w:rsidRPr="00C75E91">
        <w:rPr>
          <w:lang w:val="en-US"/>
        </w:rPr>
        <w:t xml:space="preserve">, we can see the guesses of how many AirBnB is in Madeira. 30 % of providers did not share their guess, 17 % said less than 500, 23 % said between 1000 - 15000, the same percentage said between 2000 - 4000 and only 7 % said more than 5000, which is correct. (The current number of active rentals is 5292). From these results, we can see that the majority of providers does not have any idea, of how many AirBnB are in the area. </w:t>
      </w:r>
    </w:p>
    <w:p w14:paraId="000002C8" w14:textId="286BA73A" w:rsidR="00223A2A" w:rsidRPr="00C75E91" w:rsidRDefault="006F5E25">
      <w:pPr>
        <w:ind w:firstLine="0"/>
        <w:rPr>
          <w:lang w:val="en-US"/>
        </w:rPr>
      </w:pPr>
      <w:r w:rsidRPr="00C75E91">
        <w:rPr>
          <w:noProof/>
          <w:lang w:val="cs-CZ"/>
        </w:rPr>
        <mc:AlternateContent>
          <mc:Choice Requires="wps">
            <w:drawing>
              <wp:anchor distT="0" distB="0" distL="114300" distR="114300" simplePos="0" relativeHeight="251934720" behindDoc="0" locked="0" layoutInCell="1" allowOverlap="1" wp14:anchorId="30CF5F28" wp14:editId="49BE3238">
                <wp:simplePos x="0" y="0"/>
                <wp:positionH relativeFrom="margin">
                  <wp:align>left</wp:align>
                </wp:positionH>
                <wp:positionV relativeFrom="paragraph">
                  <wp:posOffset>6350</wp:posOffset>
                </wp:positionV>
                <wp:extent cx="4577080" cy="180975"/>
                <wp:effectExtent l="0" t="0" r="0" b="9525"/>
                <wp:wrapSquare wrapText="bothSides"/>
                <wp:docPr id="377" name="Textové pole 377"/>
                <wp:cNvGraphicFramePr/>
                <a:graphic xmlns:a="http://schemas.openxmlformats.org/drawingml/2006/main">
                  <a:graphicData uri="http://schemas.microsoft.com/office/word/2010/wordprocessingShape">
                    <wps:wsp>
                      <wps:cNvSpPr txBox="1"/>
                      <wps:spPr>
                        <a:xfrm>
                          <a:off x="0" y="0"/>
                          <a:ext cx="4577080" cy="180975"/>
                        </a:xfrm>
                        <a:prstGeom prst="rect">
                          <a:avLst/>
                        </a:prstGeom>
                        <a:solidFill>
                          <a:prstClr val="white"/>
                        </a:solidFill>
                        <a:ln>
                          <a:noFill/>
                        </a:ln>
                      </wps:spPr>
                      <wps:txbx>
                        <w:txbxContent>
                          <w:p w14:paraId="272FFCBC" w14:textId="4B737499" w:rsidR="00DD6163" w:rsidRPr="000B668E" w:rsidRDefault="00DD6163" w:rsidP="00A32A90">
                            <w:pPr>
                              <w:pStyle w:val="Zdroje"/>
                              <w:ind w:firstLine="0"/>
                              <w:jc w:val="left"/>
                              <w:rPr>
                                <w:noProof/>
                                <w:sz w:val="24"/>
                              </w:rPr>
                            </w:pPr>
                            <w:r>
                              <w:t xml:space="preserve">Graph </w:t>
                            </w:r>
                            <w:fldSimple w:instr=" SEQ Graph \* ARABIC ">
                              <w:r>
                                <w:rPr>
                                  <w:noProof/>
                                </w:rPr>
                                <w:t>27</w:t>
                              </w:r>
                            </w:fldSimple>
                            <w:r>
                              <w:t xml:space="preserve"> The guess of number of AirBnB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F5F28" id="Textové pole 377" o:spid="_x0000_s1124" type="#_x0000_t202" style="position:absolute;left:0;text-align:left;margin-left:0;margin-top:.5pt;width:360.4pt;height:14.25pt;z-index:251934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" stroked="f">
                <v:textbox inset="0,0,0,0">
                  <w:txbxContent>
                    <w:p w14:paraId="272FFCBC" w14:textId="4B737499" w:rsidR="00DD6163" w:rsidRPr="000B668E" w:rsidRDefault="00DD6163" w:rsidP="00A32A90">
                      <w:pPr>
                        <w:pStyle w:val="Zdroje"/>
                        <w:ind w:firstLine="0"/>
                        <w:jc w:val="left"/>
                        <w:rPr>
                          <w:noProof/>
                          <w:sz w:val="24"/>
                        </w:rPr>
                      </w:pPr>
                      <w:r>
                        <w:t xml:space="preserve">Graph </w:t>
                      </w:r>
                      <w:fldSimple w:instr=" SEQ Graph \* ARABIC ">
                        <w:r>
                          <w:rPr>
                            <w:noProof/>
                          </w:rPr>
                          <w:t>27</w:t>
                        </w:r>
                      </w:fldSimple>
                      <w:r>
                        <w:t xml:space="preserve"> The guess of number of AirBnB</w:t>
                      </w:r>
                    </w:p>
                  </w:txbxContent>
                </v:textbox>
                <w10:wrap type="square" anchorx="margin"/>
              </v:shape>
            </w:pict>
          </mc:Fallback>
        </mc:AlternateContent>
      </w:r>
    </w:p>
    <w:p w14:paraId="000002C9" w14:textId="1AA6FAB8" w:rsidR="00223A2A" w:rsidRPr="00C75E91" w:rsidRDefault="00BD23D7">
      <w:pPr>
        <w:ind w:firstLine="0"/>
        <w:rPr>
          <w:lang w:val="en-US"/>
        </w:rPr>
      </w:pPr>
      <w:r>
        <w:rPr>
          <w:noProof/>
          <w:lang w:val="cs-CZ"/>
        </w:rPr>
        <w:drawing>
          <wp:anchor distT="0" distB="0" distL="114300" distR="114300" simplePos="0" relativeHeight="252049408" behindDoc="0" locked="0" layoutInCell="1" allowOverlap="1" wp14:anchorId="02CA74EC" wp14:editId="5C968004">
            <wp:simplePos x="0" y="0"/>
            <wp:positionH relativeFrom="page">
              <wp:align>center</wp:align>
            </wp:positionH>
            <wp:positionV relativeFrom="paragraph">
              <wp:posOffset>10160</wp:posOffset>
            </wp:positionV>
            <wp:extent cx="4572000" cy="2743200"/>
            <wp:effectExtent l="0" t="0" r="0" b="0"/>
            <wp:wrapSquare wrapText="bothSides"/>
            <wp:docPr id="510" name="Graf 5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p>
    <w:p w14:paraId="000002CA" w14:textId="3478D598" w:rsidR="00223A2A" w:rsidRPr="00C75E91" w:rsidRDefault="00223A2A">
      <w:pPr>
        <w:ind w:firstLine="0"/>
        <w:rPr>
          <w:lang w:val="en-US"/>
        </w:rPr>
      </w:pPr>
    </w:p>
    <w:p w14:paraId="000002CB" w14:textId="77777777" w:rsidR="00223A2A" w:rsidRPr="00C75E91" w:rsidRDefault="00223A2A">
      <w:pPr>
        <w:ind w:firstLine="0"/>
        <w:rPr>
          <w:lang w:val="en-US"/>
        </w:rPr>
      </w:pPr>
    </w:p>
    <w:p w14:paraId="000002CC" w14:textId="77777777" w:rsidR="00223A2A" w:rsidRPr="00C75E91" w:rsidRDefault="00223A2A">
      <w:pPr>
        <w:ind w:firstLine="0"/>
        <w:rPr>
          <w:lang w:val="en-US"/>
        </w:rPr>
      </w:pPr>
    </w:p>
    <w:p w14:paraId="000002CD" w14:textId="77777777" w:rsidR="00223A2A" w:rsidRPr="00C75E91" w:rsidRDefault="00223A2A">
      <w:pPr>
        <w:ind w:firstLine="0"/>
        <w:rPr>
          <w:lang w:val="en-US"/>
        </w:rPr>
      </w:pPr>
    </w:p>
    <w:p w14:paraId="000002CE" w14:textId="77777777" w:rsidR="00223A2A" w:rsidRPr="00C75E91" w:rsidRDefault="00223A2A">
      <w:pPr>
        <w:ind w:firstLine="0"/>
        <w:rPr>
          <w:lang w:val="en-US"/>
        </w:rPr>
      </w:pPr>
    </w:p>
    <w:p w14:paraId="000002CF" w14:textId="77777777" w:rsidR="00223A2A" w:rsidRPr="00C75E91" w:rsidRDefault="00223A2A">
      <w:pPr>
        <w:ind w:firstLine="0"/>
        <w:rPr>
          <w:lang w:val="en-US"/>
        </w:rPr>
      </w:pPr>
    </w:p>
    <w:p w14:paraId="000002D0" w14:textId="6754B8EE" w:rsidR="00223A2A" w:rsidRPr="00C75E91" w:rsidRDefault="00223A2A">
      <w:pPr>
        <w:ind w:firstLine="0"/>
        <w:rPr>
          <w:lang w:val="en-US"/>
        </w:rPr>
      </w:pPr>
    </w:p>
    <w:p w14:paraId="1947D387" w14:textId="384782E4" w:rsidR="006F5E25" w:rsidRPr="00C75E91" w:rsidRDefault="00BD23D7">
      <w:pPr>
        <w:ind w:firstLine="0"/>
        <w:rPr>
          <w:lang w:val="en-US"/>
        </w:rPr>
      </w:pPr>
      <w:r w:rsidRPr="00C75E91">
        <w:rPr>
          <w:noProof/>
          <w:lang w:val="cs-CZ"/>
        </w:rPr>
        <mc:AlternateContent>
          <mc:Choice Requires="wps">
            <w:drawing>
              <wp:anchor distT="0" distB="0" distL="114300" distR="114300" simplePos="0" relativeHeight="251936768" behindDoc="0" locked="0" layoutInCell="1" allowOverlap="1" wp14:anchorId="45783FA6" wp14:editId="1FA16A44">
                <wp:simplePos x="0" y="0"/>
                <wp:positionH relativeFrom="margin">
                  <wp:posOffset>481438</wp:posOffset>
                </wp:positionH>
                <wp:positionV relativeFrom="paragraph">
                  <wp:posOffset>154269</wp:posOffset>
                </wp:positionV>
                <wp:extent cx="4577080" cy="128905"/>
                <wp:effectExtent l="0" t="0" r="0" b="4445"/>
                <wp:wrapSquare wrapText="bothSides"/>
                <wp:docPr id="378" name="Textové pole 378"/>
                <wp:cNvGraphicFramePr/>
                <a:graphic xmlns:a="http://schemas.openxmlformats.org/drawingml/2006/main">
                  <a:graphicData uri="http://schemas.microsoft.com/office/word/2010/wordprocessingShape">
                    <wps:wsp>
                      <wps:cNvSpPr txBox="1"/>
                      <wps:spPr>
                        <a:xfrm>
                          <a:off x="0" y="0"/>
                          <a:ext cx="4577080" cy="128905"/>
                        </a:xfrm>
                        <a:prstGeom prst="rect">
                          <a:avLst/>
                        </a:prstGeom>
                        <a:solidFill>
                          <a:prstClr val="white"/>
                        </a:solidFill>
                        <a:ln>
                          <a:noFill/>
                        </a:ln>
                      </wps:spPr>
                      <wps:txbx>
                        <w:txbxContent>
                          <w:p w14:paraId="1D339DD6" w14:textId="5528A88E" w:rsidR="00DD6163" w:rsidRPr="007572B1" w:rsidRDefault="00DD6163" w:rsidP="006F5E25">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83FA6" id="Textové pole 378" o:spid="_x0000_s1125" type="#_x0000_t202" style="position:absolute;left:0;text-align:left;margin-left:37.9pt;margin-top:12.15pt;width:360.4pt;height:10.15pt;z-index:251936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" stroked="f">
                <v:textbox inset="0,0,0,0">
                  <w:txbxContent>
                    <w:p w14:paraId="1D339DD6" w14:textId="5528A88E" w:rsidR="00DD6163" w:rsidRPr="007572B1" w:rsidRDefault="00DD6163" w:rsidP="006F5E25">
                      <w:pPr>
                        <w:pStyle w:val="Zdroje"/>
                        <w:rPr>
                          <w:noProof/>
                          <w:sz w:val="24"/>
                        </w:rPr>
                      </w:pPr>
                      <w:r>
                        <w:t xml:space="preserve">Source: Own elaboration, 2019 </w:t>
                      </w:r>
                    </w:p>
                  </w:txbxContent>
                </v:textbox>
                <w10:wrap type="square" anchorx="margin"/>
              </v:shape>
            </w:pict>
          </mc:Fallback>
        </mc:AlternateContent>
      </w:r>
    </w:p>
    <w:p w14:paraId="786C456F" w14:textId="626A43DC" w:rsidR="00222690" w:rsidRDefault="00222690">
      <w:pPr>
        <w:rPr>
          <w:lang w:val="en-US"/>
        </w:rPr>
      </w:pPr>
      <w:r>
        <w:rPr>
          <w:lang w:val="en-US"/>
        </w:rPr>
        <w:br w:type="page"/>
      </w:r>
    </w:p>
    <w:p w14:paraId="000002EA" w14:textId="44B24D48" w:rsidR="007820CC" w:rsidRPr="00C75E91" w:rsidRDefault="001034AD">
      <w:pPr>
        <w:ind w:firstLine="0"/>
        <w:rPr>
          <w:lang w:val="en-US"/>
        </w:rPr>
      </w:pPr>
      <w:r>
        <w:rPr>
          <w:lang w:val="en-US"/>
        </w:rPr>
        <w:lastRenderedPageBreak/>
        <w:t>As in the analysis of demand, also in analysis of supply were respondents</w:t>
      </w:r>
      <w:r w:rsidR="00105CFA" w:rsidRPr="00C75E91">
        <w:rPr>
          <w:lang w:val="en-US"/>
        </w:rPr>
        <w:t xml:space="preserve"> asked if shared accommodation offers better quality than hotels. </w:t>
      </w:r>
      <w:r>
        <w:rPr>
          <w:lang w:val="en-US"/>
        </w:rPr>
        <w:t xml:space="preserve">When we compare the opinions of females and males, we can say that 79% of females says that AirBnB offers better quality </w:t>
      </w:r>
      <w:r w:rsidR="005601A1">
        <w:rPr>
          <w:lang w:val="en-US"/>
        </w:rPr>
        <w:t>than hotel, meanwhile males think that only in 69%.</w:t>
      </w:r>
    </w:p>
    <w:p w14:paraId="09AF75B2" w14:textId="69F036DE" w:rsidR="007820CC" w:rsidRPr="00B10E5A" w:rsidRDefault="005601A1">
      <w:pPr>
        <w:rPr>
          <w:lang w:val="cs-CZ"/>
        </w:rPr>
      </w:pPr>
      <w:r w:rsidRPr="00C75E91">
        <w:rPr>
          <w:noProof/>
          <w:lang w:val="cs-CZ"/>
        </w:rPr>
        <mc:AlternateContent>
          <mc:Choice Requires="wps">
            <w:drawing>
              <wp:anchor distT="0" distB="0" distL="114300" distR="114300" simplePos="0" relativeHeight="251951104" behindDoc="0" locked="0" layoutInCell="1" allowOverlap="1" wp14:anchorId="5CF0F03D" wp14:editId="272B06C7">
                <wp:simplePos x="0" y="0"/>
                <wp:positionH relativeFrom="margin">
                  <wp:align>left</wp:align>
                </wp:positionH>
                <wp:positionV relativeFrom="paragraph">
                  <wp:posOffset>60325</wp:posOffset>
                </wp:positionV>
                <wp:extent cx="4575810" cy="228600"/>
                <wp:effectExtent l="0" t="0" r="0" b="0"/>
                <wp:wrapSquare wrapText="bothSides"/>
                <wp:docPr id="435" name="Textové pole 435"/>
                <wp:cNvGraphicFramePr/>
                <a:graphic xmlns:a="http://schemas.openxmlformats.org/drawingml/2006/main">
                  <a:graphicData uri="http://schemas.microsoft.com/office/word/2010/wordprocessingShape">
                    <wps:wsp>
                      <wps:cNvSpPr txBox="1"/>
                      <wps:spPr>
                        <a:xfrm>
                          <a:off x="0" y="0"/>
                          <a:ext cx="4575810" cy="228600"/>
                        </a:xfrm>
                        <a:prstGeom prst="rect">
                          <a:avLst/>
                        </a:prstGeom>
                        <a:solidFill>
                          <a:prstClr val="white"/>
                        </a:solidFill>
                        <a:ln>
                          <a:noFill/>
                        </a:ln>
                      </wps:spPr>
                      <wps:txbx>
                        <w:txbxContent>
                          <w:p w14:paraId="11B731F4" w14:textId="3F6CF3E6" w:rsidR="00DD6163" w:rsidRPr="000646B3" w:rsidRDefault="00DD6163" w:rsidP="00A32A90">
                            <w:pPr>
                              <w:pStyle w:val="Zdroje"/>
                              <w:ind w:firstLine="0"/>
                              <w:jc w:val="left"/>
                              <w:rPr>
                                <w:noProof/>
                                <w:sz w:val="24"/>
                              </w:rPr>
                            </w:pPr>
                            <w:r>
                              <w:t xml:space="preserve">Graph </w:t>
                            </w:r>
                            <w:fldSimple w:instr=" SEQ Graph \* ARABIC ">
                              <w:r>
                                <w:rPr>
                                  <w:noProof/>
                                </w:rPr>
                                <w:t>28</w:t>
                              </w:r>
                            </w:fldSimple>
                            <w:r>
                              <w:t xml:space="preserve"> AirBnB vs Hotels according to the gender of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0F03D" id="Textové pole 435" o:spid="_x0000_s1126" type="#_x0000_t202" style="position:absolute;left:0;text-align:left;margin-left:0;margin-top:4.75pt;width:360.3pt;height:18pt;z-index:251951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" stroked="f">
                <v:textbox inset="0,0,0,0">
                  <w:txbxContent>
                    <w:p w14:paraId="11B731F4" w14:textId="3F6CF3E6" w:rsidR="00DD6163" w:rsidRPr="000646B3" w:rsidRDefault="00DD6163" w:rsidP="00A32A90">
                      <w:pPr>
                        <w:pStyle w:val="Zdroje"/>
                        <w:ind w:firstLine="0"/>
                        <w:jc w:val="left"/>
                        <w:rPr>
                          <w:noProof/>
                          <w:sz w:val="24"/>
                        </w:rPr>
                      </w:pPr>
                      <w:r>
                        <w:t xml:space="preserve">Graph </w:t>
                      </w:r>
                      <w:fldSimple w:instr=" SEQ Graph \* ARABIC ">
                        <w:r>
                          <w:rPr>
                            <w:noProof/>
                          </w:rPr>
                          <w:t>28</w:t>
                        </w:r>
                      </w:fldSimple>
                      <w:r>
                        <w:t xml:space="preserve"> AirBnB vs Hotels according to the gender of provider</w:t>
                      </w:r>
                    </w:p>
                  </w:txbxContent>
                </v:textbox>
                <w10:wrap type="square" anchorx="margin"/>
              </v:shape>
            </w:pict>
          </mc:Fallback>
        </mc:AlternateContent>
      </w:r>
    </w:p>
    <w:p w14:paraId="515FFD1E" w14:textId="4EA49B99" w:rsidR="00223A2A" w:rsidRPr="00C75E91" w:rsidRDefault="005601A1">
      <w:pPr>
        <w:ind w:firstLine="0"/>
        <w:rPr>
          <w:lang w:val="en-US"/>
        </w:rPr>
      </w:pPr>
      <w:r>
        <w:rPr>
          <w:noProof/>
          <w:lang w:val="cs-CZ"/>
        </w:rPr>
        <w:drawing>
          <wp:anchor distT="0" distB="0" distL="114300" distR="114300" simplePos="0" relativeHeight="252111872" behindDoc="0" locked="0" layoutInCell="1" allowOverlap="1" wp14:anchorId="1D97F3F3" wp14:editId="49EAF5F8">
            <wp:simplePos x="0" y="0"/>
            <wp:positionH relativeFrom="page">
              <wp:align>center</wp:align>
            </wp:positionH>
            <wp:positionV relativeFrom="paragraph">
              <wp:posOffset>10160</wp:posOffset>
            </wp:positionV>
            <wp:extent cx="4572000" cy="2743200"/>
            <wp:effectExtent l="0" t="0" r="0" b="0"/>
            <wp:wrapSquare wrapText="bothSides"/>
            <wp:docPr id="462" name="Graf 4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000002EB" w14:textId="0CF5D978" w:rsidR="00223A2A" w:rsidRPr="00C75E91" w:rsidRDefault="00223A2A">
      <w:pPr>
        <w:ind w:firstLine="0"/>
        <w:rPr>
          <w:lang w:val="en-US"/>
        </w:rPr>
      </w:pPr>
    </w:p>
    <w:p w14:paraId="000002EC" w14:textId="5837F280" w:rsidR="00223A2A" w:rsidRPr="00C75E91" w:rsidRDefault="00223A2A">
      <w:pPr>
        <w:ind w:firstLine="0"/>
        <w:rPr>
          <w:lang w:val="en-US"/>
        </w:rPr>
      </w:pPr>
    </w:p>
    <w:p w14:paraId="000002ED" w14:textId="2231A921" w:rsidR="00223A2A" w:rsidRPr="00C75E91" w:rsidRDefault="00223A2A">
      <w:pPr>
        <w:ind w:firstLine="0"/>
        <w:rPr>
          <w:lang w:val="en-US"/>
        </w:rPr>
      </w:pPr>
    </w:p>
    <w:p w14:paraId="000002EE" w14:textId="34763EC0" w:rsidR="00223A2A" w:rsidRPr="00C75E91" w:rsidRDefault="00223A2A">
      <w:pPr>
        <w:ind w:firstLine="0"/>
        <w:rPr>
          <w:lang w:val="en-US"/>
        </w:rPr>
      </w:pPr>
    </w:p>
    <w:p w14:paraId="000002EF" w14:textId="6B16A5C3" w:rsidR="00223A2A" w:rsidRPr="00C75E91" w:rsidRDefault="00223A2A">
      <w:pPr>
        <w:ind w:firstLine="0"/>
        <w:rPr>
          <w:lang w:val="en-US"/>
        </w:rPr>
      </w:pPr>
    </w:p>
    <w:p w14:paraId="000002F0" w14:textId="77777777" w:rsidR="00223A2A" w:rsidRPr="00C75E91" w:rsidRDefault="00223A2A">
      <w:pPr>
        <w:ind w:firstLine="0"/>
        <w:rPr>
          <w:lang w:val="en-US"/>
        </w:rPr>
      </w:pPr>
    </w:p>
    <w:p w14:paraId="000002F1" w14:textId="0A273E25" w:rsidR="00223A2A" w:rsidRPr="00C75E91" w:rsidRDefault="00223A2A">
      <w:pPr>
        <w:ind w:firstLine="0"/>
        <w:rPr>
          <w:lang w:val="en-US"/>
        </w:rPr>
      </w:pPr>
    </w:p>
    <w:p w14:paraId="000002F2" w14:textId="481B2C18" w:rsidR="00223A2A" w:rsidRPr="00C75E91" w:rsidRDefault="005601A1">
      <w:pPr>
        <w:ind w:firstLine="0"/>
        <w:rPr>
          <w:lang w:val="en-US"/>
        </w:rPr>
      </w:pPr>
      <w:r w:rsidRPr="00C75E91">
        <w:rPr>
          <w:noProof/>
          <w:lang w:val="cs-CZ"/>
        </w:rPr>
        <mc:AlternateContent>
          <mc:Choice Requires="wps">
            <w:drawing>
              <wp:anchor distT="0" distB="0" distL="114300" distR="114300" simplePos="0" relativeHeight="251953152" behindDoc="0" locked="0" layoutInCell="1" allowOverlap="1" wp14:anchorId="0F3E5D2C" wp14:editId="557765F1">
                <wp:simplePos x="0" y="0"/>
                <wp:positionH relativeFrom="margin">
                  <wp:align>center</wp:align>
                </wp:positionH>
                <wp:positionV relativeFrom="paragraph">
                  <wp:posOffset>103505</wp:posOffset>
                </wp:positionV>
                <wp:extent cx="4575810" cy="163830"/>
                <wp:effectExtent l="0" t="0" r="0" b="7620"/>
                <wp:wrapSquare wrapText="bothSides"/>
                <wp:docPr id="436" name="Textové pole 436"/>
                <wp:cNvGraphicFramePr/>
                <a:graphic xmlns:a="http://schemas.openxmlformats.org/drawingml/2006/main">
                  <a:graphicData uri="http://schemas.microsoft.com/office/word/2010/wordprocessingShape">
                    <wps:wsp>
                      <wps:cNvSpPr txBox="1"/>
                      <wps:spPr>
                        <a:xfrm>
                          <a:off x="0" y="0"/>
                          <a:ext cx="4575810" cy="163830"/>
                        </a:xfrm>
                        <a:prstGeom prst="rect">
                          <a:avLst/>
                        </a:prstGeom>
                        <a:solidFill>
                          <a:prstClr val="white"/>
                        </a:solidFill>
                        <a:ln>
                          <a:noFill/>
                        </a:ln>
                      </wps:spPr>
                      <wps:txbx>
                        <w:txbxContent>
                          <w:p w14:paraId="7DB6C45C" w14:textId="42DB2F8F" w:rsidR="00DD6163" w:rsidRPr="00143C3D" w:rsidRDefault="00DD6163" w:rsidP="007820CC">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E5D2C" id="Textové pole 436" o:spid="_x0000_s1127" type="#_x0000_t202" style="position:absolute;left:0;text-align:left;margin-left:0;margin-top:8.15pt;width:360.3pt;height:12.9pt;z-index:251953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" stroked="f">
                <v:textbox inset="0,0,0,0">
                  <w:txbxContent>
                    <w:p w14:paraId="7DB6C45C" w14:textId="42DB2F8F" w:rsidR="00DD6163" w:rsidRPr="00143C3D" w:rsidRDefault="00DD6163" w:rsidP="007820CC">
                      <w:pPr>
                        <w:pStyle w:val="Zdroje"/>
                        <w:rPr>
                          <w:noProof/>
                          <w:sz w:val="24"/>
                        </w:rPr>
                      </w:pPr>
                      <w:r>
                        <w:t xml:space="preserve">Source: Own elaboration, 2019 </w:t>
                      </w:r>
                    </w:p>
                  </w:txbxContent>
                </v:textbox>
                <w10:wrap type="square" anchorx="margin"/>
              </v:shape>
            </w:pict>
          </mc:Fallback>
        </mc:AlternateContent>
      </w:r>
    </w:p>
    <w:p w14:paraId="000002F4" w14:textId="12524040" w:rsidR="00223A2A" w:rsidRPr="00C75E91" w:rsidRDefault="005601A1">
      <w:pPr>
        <w:ind w:firstLine="0"/>
        <w:rPr>
          <w:lang w:val="en-US"/>
        </w:rPr>
      </w:pPr>
      <w:r>
        <w:rPr>
          <w:lang w:val="en-US"/>
        </w:rPr>
        <w:t>Next</w:t>
      </w:r>
      <w:r w:rsidR="00105CFA" w:rsidRPr="00C75E91">
        <w:rPr>
          <w:lang w:val="en-US"/>
        </w:rPr>
        <w:t xml:space="preserve">, people were asked if there is enough shared accommodation in Madeira. 70 % of respondents answered “Definitely yes” or “Rather yes”, 30 % said “Rather not” or “Definitely not”. In detailed evaluation, it is clear that people who answered “Rather not” or “Definitely not” were not even close about theirs guess how many </w:t>
      </w:r>
      <w:r w:rsidR="003B328D" w:rsidRPr="00C75E91">
        <w:rPr>
          <w:lang w:val="en-US"/>
        </w:rPr>
        <w:t>Airbnb’s</w:t>
      </w:r>
      <w:r w:rsidR="007820CC" w:rsidRPr="00C75E91">
        <w:rPr>
          <w:lang w:val="en-US"/>
        </w:rPr>
        <w:t xml:space="preserve"> are in Madeira in </w:t>
      </w:r>
      <w:r>
        <w:rPr>
          <w:lang w:val="en-US"/>
        </w:rPr>
        <w:t>one of the previous questions</w:t>
      </w:r>
      <w:r w:rsidR="007820CC" w:rsidRPr="00C75E91">
        <w:rPr>
          <w:lang w:val="en-US"/>
        </w:rPr>
        <w:t xml:space="preserve">. </w:t>
      </w:r>
      <w:r w:rsidR="00105CFA" w:rsidRPr="00C75E91">
        <w:rPr>
          <w:lang w:val="en-US"/>
        </w:rPr>
        <w:t>Their guesses were often lower than 1000.</w:t>
      </w:r>
    </w:p>
    <w:p w14:paraId="000002F5" w14:textId="656D7233" w:rsidR="00223A2A" w:rsidRPr="00C75E91" w:rsidRDefault="005601A1">
      <w:pPr>
        <w:ind w:firstLine="0"/>
        <w:rPr>
          <w:shd w:val="clear" w:color="auto" w:fill="FF9900"/>
          <w:lang w:val="en-US"/>
        </w:rPr>
      </w:pPr>
      <w:r>
        <w:rPr>
          <w:noProof/>
          <w:lang w:val="cs-CZ"/>
        </w:rPr>
        <w:drawing>
          <wp:anchor distT="0" distB="0" distL="114300" distR="114300" simplePos="0" relativeHeight="252051456" behindDoc="0" locked="0" layoutInCell="1" allowOverlap="1" wp14:anchorId="1E0FAB87" wp14:editId="20CCC130">
            <wp:simplePos x="0" y="0"/>
            <wp:positionH relativeFrom="margin">
              <wp:align>center</wp:align>
            </wp:positionH>
            <wp:positionV relativeFrom="paragraph">
              <wp:posOffset>248920</wp:posOffset>
            </wp:positionV>
            <wp:extent cx="4600575" cy="2257425"/>
            <wp:effectExtent l="0" t="0" r="0" b="0"/>
            <wp:wrapSquare wrapText="bothSides"/>
            <wp:docPr id="333" name="Graf 3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A32A90" w:rsidRPr="00C75E91">
        <w:rPr>
          <w:noProof/>
          <w:lang w:val="cs-CZ"/>
        </w:rPr>
        <mc:AlternateContent>
          <mc:Choice Requires="wps">
            <w:drawing>
              <wp:anchor distT="0" distB="0" distL="114300" distR="114300" simplePos="0" relativeHeight="251957248" behindDoc="0" locked="0" layoutInCell="1" allowOverlap="1" wp14:anchorId="6241C538" wp14:editId="5233E871">
                <wp:simplePos x="0" y="0"/>
                <wp:positionH relativeFrom="margin">
                  <wp:align>left</wp:align>
                </wp:positionH>
                <wp:positionV relativeFrom="paragraph">
                  <wp:posOffset>42849</wp:posOffset>
                </wp:positionV>
                <wp:extent cx="4577080" cy="152400"/>
                <wp:effectExtent l="0" t="0" r="0" b="0"/>
                <wp:wrapSquare wrapText="bothSides"/>
                <wp:docPr id="438" name="Textové pole 438"/>
                <wp:cNvGraphicFramePr/>
                <a:graphic xmlns:a="http://schemas.openxmlformats.org/drawingml/2006/main">
                  <a:graphicData uri="http://schemas.microsoft.com/office/word/2010/wordprocessingShape">
                    <wps:wsp>
                      <wps:cNvSpPr txBox="1"/>
                      <wps:spPr>
                        <a:xfrm>
                          <a:off x="0" y="0"/>
                          <a:ext cx="4577080" cy="152400"/>
                        </a:xfrm>
                        <a:prstGeom prst="rect">
                          <a:avLst/>
                        </a:prstGeom>
                        <a:solidFill>
                          <a:prstClr val="white"/>
                        </a:solidFill>
                        <a:ln>
                          <a:noFill/>
                        </a:ln>
                      </wps:spPr>
                      <wps:txbx>
                        <w:txbxContent>
                          <w:p w14:paraId="70876B9B" w14:textId="25A71D93" w:rsidR="00DD6163" w:rsidRPr="00A13D31" w:rsidRDefault="00DD6163" w:rsidP="00A32A90">
                            <w:pPr>
                              <w:pStyle w:val="Zdroje"/>
                              <w:ind w:firstLine="0"/>
                              <w:jc w:val="left"/>
                              <w:rPr>
                                <w:noProof/>
                                <w:sz w:val="24"/>
                              </w:rPr>
                            </w:pPr>
                            <w:r>
                              <w:t xml:space="preserve">Graph </w:t>
                            </w:r>
                            <w:fldSimple w:instr=" SEQ Graph \* ARABIC ">
                              <w:r>
                                <w:rPr>
                                  <w:noProof/>
                                </w:rPr>
                                <w:t>29</w:t>
                              </w:r>
                            </w:fldSimple>
                            <w:r>
                              <w:t xml:space="preserve"> AirBnB in Madeira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1C538" id="Textové pole 438" o:spid="_x0000_s1128" type="#_x0000_t202" style="position:absolute;left:0;text-align:left;margin-left:0;margin-top:3.35pt;width:360.4pt;height:12pt;z-index:251957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" stroked="f">
                <v:textbox inset="0,0,0,0">
                  <w:txbxContent>
                    <w:p w14:paraId="70876B9B" w14:textId="25A71D93" w:rsidR="00DD6163" w:rsidRPr="00A13D31" w:rsidRDefault="00DD6163" w:rsidP="00A32A90">
                      <w:pPr>
                        <w:pStyle w:val="Zdroje"/>
                        <w:ind w:firstLine="0"/>
                        <w:jc w:val="left"/>
                        <w:rPr>
                          <w:noProof/>
                          <w:sz w:val="24"/>
                        </w:rPr>
                      </w:pPr>
                      <w:r>
                        <w:t xml:space="preserve">Graph </w:t>
                      </w:r>
                      <w:fldSimple w:instr=" SEQ Graph \* ARABIC ">
                        <w:r>
                          <w:rPr>
                            <w:noProof/>
                          </w:rPr>
                          <w:t>29</w:t>
                        </w:r>
                      </w:fldSimple>
                      <w:r>
                        <w:t xml:space="preserve"> AirBnB in Madeira</w:t>
                      </w:r>
                    </w:p>
                  </w:txbxContent>
                </v:textbox>
                <w10:wrap type="square" anchorx="margin"/>
              </v:shape>
            </w:pict>
          </mc:Fallback>
        </mc:AlternateContent>
      </w:r>
    </w:p>
    <w:p w14:paraId="000002F6" w14:textId="152FCD54" w:rsidR="00223A2A" w:rsidRPr="00C75E91" w:rsidRDefault="00223A2A">
      <w:pPr>
        <w:ind w:firstLine="0"/>
        <w:rPr>
          <w:lang w:val="en-US"/>
        </w:rPr>
      </w:pPr>
    </w:p>
    <w:p w14:paraId="000002F7" w14:textId="0A77884F" w:rsidR="00223A2A" w:rsidRPr="00C75E91" w:rsidRDefault="00223A2A">
      <w:pPr>
        <w:ind w:firstLine="0"/>
        <w:rPr>
          <w:lang w:val="en-US"/>
        </w:rPr>
      </w:pPr>
    </w:p>
    <w:p w14:paraId="000002F8" w14:textId="28A37169" w:rsidR="00223A2A" w:rsidRPr="00C75E91" w:rsidRDefault="00223A2A">
      <w:pPr>
        <w:ind w:firstLine="0"/>
        <w:rPr>
          <w:lang w:val="en-US"/>
        </w:rPr>
      </w:pPr>
    </w:p>
    <w:p w14:paraId="000002F9" w14:textId="558FBA23" w:rsidR="00223A2A" w:rsidRPr="00C75E91" w:rsidRDefault="00223A2A">
      <w:pPr>
        <w:ind w:firstLine="0"/>
        <w:rPr>
          <w:lang w:val="en-US"/>
        </w:rPr>
      </w:pPr>
    </w:p>
    <w:p w14:paraId="000002FA" w14:textId="445340B9" w:rsidR="00223A2A" w:rsidRPr="00C75E91" w:rsidRDefault="00223A2A">
      <w:pPr>
        <w:ind w:firstLine="0"/>
        <w:rPr>
          <w:lang w:val="en-US"/>
        </w:rPr>
      </w:pPr>
    </w:p>
    <w:p w14:paraId="000002FB" w14:textId="2435CA22" w:rsidR="00223A2A" w:rsidRDefault="00223A2A">
      <w:pPr>
        <w:ind w:firstLine="0"/>
        <w:rPr>
          <w:lang w:val="en-US"/>
        </w:rPr>
      </w:pPr>
    </w:p>
    <w:p w14:paraId="3E9840BF" w14:textId="30D047E2" w:rsidR="00222690" w:rsidRPr="00C75E91" w:rsidRDefault="00222690">
      <w:pPr>
        <w:ind w:firstLine="0"/>
        <w:rPr>
          <w:lang w:val="en-US"/>
        </w:rPr>
      </w:pPr>
      <w:r w:rsidRPr="00C75E91">
        <w:rPr>
          <w:noProof/>
          <w:lang w:val="cs-CZ"/>
        </w:rPr>
        <mc:AlternateContent>
          <mc:Choice Requires="wps">
            <w:drawing>
              <wp:anchor distT="0" distB="0" distL="114300" distR="114300" simplePos="0" relativeHeight="251938816" behindDoc="0" locked="0" layoutInCell="1" allowOverlap="1" wp14:anchorId="186A88E5" wp14:editId="7256C831">
                <wp:simplePos x="0" y="0"/>
                <wp:positionH relativeFrom="column">
                  <wp:posOffset>644525</wp:posOffset>
                </wp:positionH>
                <wp:positionV relativeFrom="paragraph">
                  <wp:posOffset>180340</wp:posOffset>
                </wp:positionV>
                <wp:extent cx="4910455" cy="152400"/>
                <wp:effectExtent l="0" t="0" r="4445" b="0"/>
                <wp:wrapSquare wrapText="bothSides"/>
                <wp:docPr id="383" name="Textové pole 383"/>
                <wp:cNvGraphicFramePr/>
                <a:graphic xmlns:a="http://schemas.openxmlformats.org/drawingml/2006/main">
                  <a:graphicData uri="http://schemas.microsoft.com/office/word/2010/wordprocessingShape">
                    <wps:wsp>
                      <wps:cNvSpPr txBox="1"/>
                      <wps:spPr>
                        <a:xfrm>
                          <a:off x="0" y="0"/>
                          <a:ext cx="4910455" cy="152400"/>
                        </a:xfrm>
                        <a:prstGeom prst="rect">
                          <a:avLst/>
                        </a:prstGeom>
                        <a:solidFill>
                          <a:prstClr val="white"/>
                        </a:solidFill>
                        <a:ln>
                          <a:noFill/>
                        </a:ln>
                      </wps:spPr>
                      <wps:txbx>
                        <w:txbxContent>
                          <w:p w14:paraId="0EF76366" w14:textId="6EC2BFBE" w:rsidR="00DD6163" w:rsidRPr="007D0191" w:rsidRDefault="00DD6163" w:rsidP="006F5E25">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A88E5" id="Textové pole 383" o:spid="_x0000_s1129" type="#_x0000_t202" style="position:absolute;left:0;text-align:left;margin-left:50.75pt;margin-top:14.2pt;width:386.65pt;height:12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" stroked="f">
                <v:textbox inset="0,0,0,0">
                  <w:txbxContent>
                    <w:p w14:paraId="0EF76366" w14:textId="6EC2BFBE" w:rsidR="00DD6163" w:rsidRPr="007D0191" w:rsidRDefault="00DD6163" w:rsidP="006F5E25">
                      <w:pPr>
                        <w:pStyle w:val="Zdroje"/>
                        <w:rPr>
                          <w:noProof/>
                          <w:sz w:val="24"/>
                        </w:rPr>
                      </w:pPr>
                      <w:r>
                        <w:t xml:space="preserve">Source: Own elaboration, 2019 </w:t>
                      </w:r>
                    </w:p>
                  </w:txbxContent>
                </v:textbox>
                <w10:wrap type="square"/>
              </v:shape>
            </w:pict>
          </mc:Fallback>
        </mc:AlternateContent>
      </w:r>
    </w:p>
    <w:p w14:paraId="0DFC542C" w14:textId="1774E0E7" w:rsidR="00222690" w:rsidRDefault="00222690">
      <w:pPr>
        <w:rPr>
          <w:lang w:val="en-US"/>
        </w:rPr>
      </w:pPr>
      <w:r>
        <w:rPr>
          <w:lang w:val="en-US"/>
        </w:rPr>
        <w:br w:type="page"/>
      </w:r>
    </w:p>
    <w:p w14:paraId="000002FE" w14:textId="21D8BB96" w:rsidR="00223A2A" w:rsidRPr="00C75E91" w:rsidRDefault="00105CFA">
      <w:pPr>
        <w:ind w:firstLine="0"/>
        <w:rPr>
          <w:lang w:val="en-US"/>
        </w:rPr>
      </w:pPr>
      <w:r w:rsidRPr="00C75E91">
        <w:rPr>
          <w:lang w:val="en-US"/>
        </w:rPr>
        <w:lastRenderedPageBreak/>
        <w:t xml:space="preserve">The last question from this section is focused on thoughts if this type of accommodation helps to develop tourism in Madeira. The results from this question are pretty one-sided. 90 % of providers said “Definitely yes” and 10 % said, “Rather yes”. Nobody has doubts about this question. It is </w:t>
      </w:r>
      <w:r w:rsidR="0039795A" w:rsidRPr="00C75E91">
        <w:rPr>
          <w:lang w:val="en-US"/>
        </w:rPr>
        <w:t>obvious</w:t>
      </w:r>
      <w:r w:rsidRPr="00C75E91">
        <w:rPr>
          <w:lang w:val="en-US"/>
        </w:rPr>
        <w:t xml:space="preserve"> that AirBnB helps to develop tourism in Madeira, but we can ask ourselves, when it is enough or even too much. There might be a thin border between developing tourism and destroying the city as you can read about AirBnB situation in literature overview at the beginning of this thesis.</w:t>
      </w:r>
    </w:p>
    <w:p w14:paraId="000002FF" w14:textId="775CC609" w:rsidR="00223A2A" w:rsidRPr="00C75E91" w:rsidRDefault="007820CC">
      <w:pPr>
        <w:ind w:firstLine="0"/>
        <w:rPr>
          <w:lang w:val="en-US"/>
        </w:rPr>
      </w:pPr>
      <w:r w:rsidRPr="00C75E91">
        <w:rPr>
          <w:noProof/>
          <w:lang w:val="cs-CZ"/>
        </w:rPr>
        <mc:AlternateContent>
          <mc:Choice Requires="wps">
            <w:drawing>
              <wp:anchor distT="0" distB="0" distL="114300" distR="114300" simplePos="0" relativeHeight="251959296" behindDoc="0" locked="0" layoutInCell="1" allowOverlap="1" wp14:anchorId="601355BE" wp14:editId="4A00F089">
                <wp:simplePos x="0" y="0"/>
                <wp:positionH relativeFrom="margin">
                  <wp:align>left</wp:align>
                </wp:positionH>
                <wp:positionV relativeFrom="paragraph">
                  <wp:posOffset>106653</wp:posOffset>
                </wp:positionV>
                <wp:extent cx="4800600" cy="190500"/>
                <wp:effectExtent l="0" t="0" r="0" b="0"/>
                <wp:wrapSquare wrapText="bothSides"/>
                <wp:docPr id="439" name="Textové pole 439"/>
                <wp:cNvGraphicFramePr/>
                <a:graphic xmlns:a="http://schemas.openxmlformats.org/drawingml/2006/main">
                  <a:graphicData uri="http://schemas.microsoft.com/office/word/2010/wordprocessingShape">
                    <wps:wsp>
                      <wps:cNvSpPr txBox="1"/>
                      <wps:spPr>
                        <a:xfrm>
                          <a:off x="0" y="0"/>
                          <a:ext cx="4800600" cy="190500"/>
                        </a:xfrm>
                        <a:prstGeom prst="rect">
                          <a:avLst/>
                        </a:prstGeom>
                        <a:solidFill>
                          <a:prstClr val="white"/>
                        </a:solidFill>
                        <a:ln>
                          <a:noFill/>
                        </a:ln>
                      </wps:spPr>
                      <wps:txbx>
                        <w:txbxContent>
                          <w:p w14:paraId="591137F8" w14:textId="59FCD8B1" w:rsidR="00DD6163" w:rsidRPr="00763AAC" w:rsidRDefault="00DD6163" w:rsidP="00A32A90">
                            <w:pPr>
                              <w:pStyle w:val="Zdroje"/>
                              <w:ind w:firstLine="0"/>
                              <w:jc w:val="left"/>
                              <w:rPr>
                                <w:sz w:val="24"/>
                              </w:rPr>
                            </w:pPr>
                            <w:r>
                              <w:t xml:space="preserve">Graph </w:t>
                            </w:r>
                            <w:fldSimple w:instr=" SEQ Graph \* ARABIC ">
                              <w:r>
                                <w:rPr>
                                  <w:noProof/>
                                </w:rPr>
                                <w:t>30</w:t>
                              </w:r>
                            </w:fldSimple>
                            <w:r>
                              <w:t xml:space="preserve"> The development of tourism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355BE" id="Textové pole 439" o:spid="_x0000_s1130" type="#_x0000_t202" style="position:absolute;left:0;text-align:left;margin-left:0;margin-top:8.4pt;width:378pt;height:15pt;z-index:251959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" stroked="f">
                <v:textbox inset="0,0,0,0">
                  <w:txbxContent>
                    <w:p w14:paraId="591137F8" w14:textId="59FCD8B1" w:rsidR="00DD6163" w:rsidRPr="00763AAC" w:rsidRDefault="00DD6163" w:rsidP="00A32A90">
                      <w:pPr>
                        <w:pStyle w:val="Zdroje"/>
                        <w:ind w:firstLine="0"/>
                        <w:jc w:val="left"/>
                        <w:rPr>
                          <w:sz w:val="24"/>
                        </w:rPr>
                      </w:pPr>
                      <w:r>
                        <w:t xml:space="preserve">Graph </w:t>
                      </w:r>
                      <w:fldSimple w:instr=" SEQ Graph \* ARABIC ">
                        <w:r>
                          <w:rPr>
                            <w:noProof/>
                          </w:rPr>
                          <w:t>30</w:t>
                        </w:r>
                      </w:fldSimple>
                      <w:r>
                        <w:t xml:space="preserve"> The development of tourism</w:t>
                      </w:r>
                    </w:p>
                  </w:txbxContent>
                </v:textbox>
                <w10:wrap type="square" anchorx="margin"/>
              </v:shape>
            </w:pict>
          </mc:Fallback>
        </mc:AlternateContent>
      </w:r>
    </w:p>
    <w:p w14:paraId="59B39EA6" w14:textId="12A12AFC" w:rsidR="007820CC" w:rsidRPr="00C75E91" w:rsidRDefault="00095578">
      <w:pPr>
        <w:rPr>
          <w:lang w:val="en-US"/>
        </w:rPr>
      </w:pPr>
      <w:r>
        <w:rPr>
          <w:noProof/>
          <w:lang w:val="cs-CZ"/>
        </w:rPr>
        <w:drawing>
          <wp:anchor distT="0" distB="0" distL="114300" distR="114300" simplePos="0" relativeHeight="252053504" behindDoc="0" locked="0" layoutInCell="1" allowOverlap="1" wp14:anchorId="351146F5" wp14:editId="18B9A85D">
            <wp:simplePos x="0" y="0"/>
            <wp:positionH relativeFrom="margin">
              <wp:align>center</wp:align>
            </wp:positionH>
            <wp:positionV relativeFrom="paragraph">
              <wp:posOffset>7620</wp:posOffset>
            </wp:positionV>
            <wp:extent cx="4572000" cy="2743200"/>
            <wp:effectExtent l="0" t="0" r="0" b="0"/>
            <wp:wrapSquare wrapText="bothSides"/>
            <wp:docPr id="335" name="Graf 3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p>
    <w:p w14:paraId="520963EC" w14:textId="04715C6E" w:rsidR="007820CC" w:rsidRPr="00C75E91" w:rsidRDefault="007820CC">
      <w:pPr>
        <w:rPr>
          <w:lang w:val="en-US"/>
        </w:rPr>
      </w:pPr>
    </w:p>
    <w:p w14:paraId="4831D71E" w14:textId="77777777" w:rsidR="00222690" w:rsidRDefault="00222690" w:rsidP="00370674">
      <w:pPr>
        <w:pStyle w:val="Nadpis4"/>
        <w:rPr>
          <w:rStyle w:val="Zdraznnintenzivn"/>
        </w:rPr>
      </w:pPr>
    </w:p>
    <w:p w14:paraId="698AD280" w14:textId="77777777" w:rsidR="00222690" w:rsidRDefault="00222690" w:rsidP="00370674">
      <w:pPr>
        <w:pStyle w:val="Nadpis4"/>
        <w:rPr>
          <w:rStyle w:val="Zdraznnintenzivn"/>
        </w:rPr>
      </w:pPr>
    </w:p>
    <w:p w14:paraId="420C4D39" w14:textId="77777777" w:rsidR="00222690" w:rsidRDefault="00222690" w:rsidP="00370674">
      <w:pPr>
        <w:pStyle w:val="Nadpis4"/>
        <w:rPr>
          <w:rStyle w:val="Zdraznnintenzivn"/>
        </w:rPr>
      </w:pPr>
    </w:p>
    <w:p w14:paraId="024C1505" w14:textId="77777777" w:rsidR="00222690" w:rsidRDefault="00222690" w:rsidP="00370674">
      <w:pPr>
        <w:pStyle w:val="Nadpis4"/>
        <w:rPr>
          <w:rStyle w:val="Zdraznnintenzivn"/>
        </w:rPr>
      </w:pPr>
    </w:p>
    <w:p w14:paraId="0FC66FE4" w14:textId="77777777" w:rsidR="00222690" w:rsidRDefault="00222690" w:rsidP="00370674">
      <w:pPr>
        <w:pStyle w:val="Nadpis4"/>
        <w:rPr>
          <w:rStyle w:val="Zdraznnintenzivn"/>
        </w:rPr>
      </w:pPr>
    </w:p>
    <w:p w14:paraId="279083F2" w14:textId="6FD127FF" w:rsidR="00222690" w:rsidRDefault="00222690" w:rsidP="00370674">
      <w:pPr>
        <w:pStyle w:val="Nadpis4"/>
        <w:rPr>
          <w:rStyle w:val="Zdraznnintenzivn"/>
        </w:rPr>
      </w:pPr>
    </w:p>
    <w:p w14:paraId="3FFC75A5" w14:textId="1E9D1D94" w:rsidR="00222690" w:rsidRDefault="00222690" w:rsidP="00370674">
      <w:pPr>
        <w:pStyle w:val="Nadpis4"/>
        <w:rPr>
          <w:rStyle w:val="Zdraznnintenzivn"/>
        </w:rPr>
      </w:pPr>
    </w:p>
    <w:p w14:paraId="769DC9EE" w14:textId="0BF3A15C" w:rsidR="00222690" w:rsidRDefault="00222690" w:rsidP="00370674">
      <w:pPr>
        <w:pStyle w:val="Nadpis4"/>
        <w:rPr>
          <w:rStyle w:val="Zdraznnintenzivn"/>
        </w:rPr>
      </w:pPr>
      <w:r w:rsidRPr="00C75E91">
        <w:rPr>
          <w:noProof/>
          <w:lang w:val="cs-CZ"/>
        </w:rPr>
        <mc:AlternateContent>
          <mc:Choice Requires="wps">
            <w:drawing>
              <wp:anchor distT="0" distB="0" distL="114300" distR="114300" simplePos="0" relativeHeight="251961344" behindDoc="0" locked="0" layoutInCell="1" allowOverlap="1" wp14:anchorId="407F2310" wp14:editId="2713D844">
                <wp:simplePos x="0" y="0"/>
                <wp:positionH relativeFrom="margin">
                  <wp:posOffset>461010</wp:posOffset>
                </wp:positionH>
                <wp:positionV relativeFrom="paragraph">
                  <wp:posOffset>151765</wp:posOffset>
                </wp:positionV>
                <wp:extent cx="4800600" cy="635"/>
                <wp:effectExtent l="0" t="0" r="0" b="8255"/>
                <wp:wrapSquare wrapText="bothSides"/>
                <wp:docPr id="440" name="Textové pole 44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4EA71A77" w14:textId="5BC31FF6" w:rsidR="00DD6163" w:rsidRPr="00A46181" w:rsidRDefault="00DD6163" w:rsidP="007820CC">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F2310" id="Textové pole 440" o:spid="_x0000_s1131" type="#_x0000_t202" style="position:absolute;left:0;text-align:left;margin-left:36.3pt;margin-top:11.95pt;width:378pt;height:.05pt;z-index:25196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" stroked="f">
                <v:textbox style="mso-fit-shape-to-text:t" inset="0,0,0,0">
                  <w:txbxContent>
                    <w:p w14:paraId="4EA71A77" w14:textId="5BC31FF6" w:rsidR="00DD6163" w:rsidRPr="00A46181" w:rsidRDefault="00DD6163" w:rsidP="007820CC">
                      <w:pPr>
                        <w:pStyle w:val="Zdroje"/>
                        <w:rPr>
                          <w:noProof/>
                          <w:sz w:val="24"/>
                        </w:rPr>
                      </w:pPr>
                      <w:r>
                        <w:t xml:space="preserve">Source: Own elaboration, 2019 </w:t>
                      </w:r>
                    </w:p>
                  </w:txbxContent>
                </v:textbox>
                <w10:wrap type="square" anchorx="margin"/>
              </v:shape>
            </w:pict>
          </mc:Fallback>
        </mc:AlternateContent>
      </w:r>
    </w:p>
    <w:p w14:paraId="527A0202" w14:textId="533A1754" w:rsidR="00370674" w:rsidRPr="00F02A40" w:rsidRDefault="00900C6D" w:rsidP="00370674">
      <w:pPr>
        <w:pStyle w:val="Nadpis4"/>
        <w:rPr>
          <w:rStyle w:val="Zdraznnintenzivn"/>
          <w:i w:val="0"/>
          <w:iCs/>
          <w:color w:val="auto"/>
        </w:rPr>
      </w:pPr>
      <w:r w:rsidRPr="00F02A40">
        <w:rPr>
          <w:rStyle w:val="Zdraznnintenzivn"/>
          <w:i w:val="0"/>
          <w:iCs/>
          <w:color w:val="auto"/>
        </w:rPr>
        <w:t>Extras</w:t>
      </w:r>
    </w:p>
    <w:p w14:paraId="1622E7BC" w14:textId="25F39E42" w:rsidR="00370674" w:rsidRPr="00370674" w:rsidRDefault="00370674" w:rsidP="00370674">
      <w:pPr>
        <w:ind w:firstLine="0"/>
        <w:rPr>
          <w:lang w:val="en-US"/>
        </w:rPr>
      </w:pPr>
      <w:r>
        <w:rPr>
          <w:lang w:val="en-US"/>
        </w:rPr>
        <w:t>R</w:t>
      </w:r>
      <w:r w:rsidRPr="00C75E91">
        <w:rPr>
          <w:lang w:val="en-US"/>
        </w:rPr>
        <w:t>espondents were also asked, if they provide any other service for the guests. 73 % of providers answered “No” and 27 % said “Yes”. The services are breakfast and dinners, car hire, or help with hiring, island tours or laundry and welcome pack.</w:t>
      </w:r>
    </w:p>
    <w:p w14:paraId="7D8AB01E" w14:textId="5C873B68" w:rsidR="00370674" w:rsidRPr="00C75E91" w:rsidRDefault="00370674" w:rsidP="00370674">
      <w:pPr>
        <w:ind w:firstLine="0"/>
        <w:rPr>
          <w:lang w:val="en-US"/>
        </w:rPr>
      </w:pPr>
      <w:r>
        <w:rPr>
          <w:lang w:val="en-US"/>
        </w:rPr>
        <w:t>One question was also focusing on the nationalities that providers that participated in this survey accommodate at most. T</w:t>
      </w:r>
      <w:r w:rsidRPr="00C75E91">
        <w:rPr>
          <w:lang w:val="en-US"/>
        </w:rPr>
        <w:t>he most frequent answers were Germans, French and British.</w:t>
      </w:r>
    </w:p>
    <w:p w14:paraId="4C93795E" w14:textId="3A31CB2F" w:rsidR="00370674" w:rsidRPr="00C75E91" w:rsidRDefault="00370674" w:rsidP="00370674">
      <w:pPr>
        <w:ind w:firstLine="0"/>
        <w:rPr>
          <w:lang w:val="en-US"/>
        </w:rPr>
      </w:pPr>
      <w:r>
        <w:rPr>
          <w:lang w:val="en-US"/>
        </w:rPr>
        <w:t>Also, one</w:t>
      </w:r>
      <w:r w:rsidRPr="00C75E91">
        <w:rPr>
          <w:lang w:val="en-US"/>
        </w:rPr>
        <w:t xml:space="preserve"> question was aiming at the AirBnB community and the aim was to find out if providers know anyone else who offer rentals through this channel. 90 % or providers know other people, 10 % do not know anyone else who offer rentals. We can assume that the community is quite strong from this point.</w:t>
      </w:r>
    </w:p>
    <w:p w14:paraId="26B4A534" w14:textId="5E214875" w:rsidR="00900C6D" w:rsidRPr="00F02A40" w:rsidRDefault="00900C6D" w:rsidP="00900C6D">
      <w:pPr>
        <w:pStyle w:val="Nadpis4"/>
        <w:rPr>
          <w:rStyle w:val="Zdraznnintenzivn"/>
          <w:i w:val="0"/>
          <w:iCs/>
          <w:color w:val="auto"/>
        </w:rPr>
      </w:pPr>
      <w:r w:rsidRPr="00F02A40">
        <w:rPr>
          <w:rStyle w:val="Zdraznnintenzivn"/>
          <w:i w:val="0"/>
          <w:iCs/>
          <w:color w:val="auto"/>
        </w:rPr>
        <w:lastRenderedPageBreak/>
        <w:t>Respondent´s characteristic</w:t>
      </w:r>
    </w:p>
    <w:p w14:paraId="00000302" w14:textId="5F973F98" w:rsidR="00223A2A" w:rsidRDefault="00105CFA">
      <w:pPr>
        <w:ind w:firstLine="0"/>
        <w:rPr>
          <w:lang w:val="en-US"/>
        </w:rPr>
      </w:pPr>
      <w:r w:rsidRPr="00C75E91">
        <w:rPr>
          <w:lang w:val="en-US"/>
        </w:rPr>
        <w:t xml:space="preserve">The </w:t>
      </w:r>
      <w:r w:rsidR="00900C6D">
        <w:rPr>
          <w:lang w:val="en-US"/>
        </w:rPr>
        <w:t xml:space="preserve">last </w:t>
      </w:r>
      <w:r w:rsidRPr="00C75E91">
        <w:rPr>
          <w:lang w:val="en-US"/>
        </w:rPr>
        <w:t xml:space="preserve">following part is </w:t>
      </w:r>
      <w:r w:rsidR="00900C6D">
        <w:rPr>
          <w:lang w:val="en-US"/>
        </w:rPr>
        <w:t xml:space="preserve">again </w:t>
      </w:r>
      <w:r w:rsidRPr="00C75E91">
        <w:rPr>
          <w:lang w:val="en-US"/>
        </w:rPr>
        <w:t>focused on the identification of respondents, their gender, country of born, status,</w:t>
      </w:r>
      <w:r w:rsidR="00900C6D">
        <w:rPr>
          <w:lang w:val="en-US"/>
        </w:rPr>
        <w:t xml:space="preserve"> language ability</w:t>
      </w:r>
      <w:r w:rsidRPr="00C75E91">
        <w:rPr>
          <w:lang w:val="en-US"/>
        </w:rPr>
        <w:t xml:space="preserve"> and their age. </w:t>
      </w:r>
    </w:p>
    <w:p w14:paraId="1EBC043E" w14:textId="45D706B0" w:rsidR="00900C6D" w:rsidRDefault="00900C6D" w:rsidP="00900C6D">
      <w:pPr>
        <w:ind w:firstLine="0"/>
        <w:rPr>
          <w:lang w:val="en-US"/>
        </w:rPr>
      </w:pPr>
      <w:r>
        <w:rPr>
          <w:lang w:val="en-US"/>
        </w:rPr>
        <w:t>The survey participated 14 females and 16 males, t</w:t>
      </w:r>
      <w:r w:rsidRPr="00C75E91">
        <w:rPr>
          <w:lang w:val="en-US"/>
        </w:rPr>
        <w:t>he majority (37 %) is between 34 - 44 years old, there is 23 % that are between 45 - 54 years old. Other groups of age have little numbers, younger than 24 years is 1 respondent, 3 respondents are between 24 - 34 years old, 4 people are between 55 - 64 years old and 2 respondents are older than 65 years.</w:t>
      </w:r>
    </w:p>
    <w:p w14:paraId="5B1663F9" w14:textId="17EC4DFC" w:rsidR="00900C6D" w:rsidRDefault="00900C6D" w:rsidP="00900C6D">
      <w:pPr>
        <w:ind w:firstLine="0"/>
        <w:rPr>
          <w:lang w:val="en-US"/>
        </w:rPr>
      </w:pPr>
      <w:r w:rsidRPr="00C75E91">
        <w:rPr>
          <w:lang w:val="en-US"/>
        </w:rPr>
        <w:t>50 % of respondents are workers, 37 % are self-employed, 10 % is already retired and 1 respondent is currently unemployed. It is not surprising that there is no student between answers.</w:t>
      </w:r>
    </w:p>
    <w:p w14:paraId="293DB590" w14:textId="0A64E63A" w:rsidR="00900C6D" w:rsidRDefault="00900C6D" w:rsidP="00900C6D">
      <w:pPr>
        <w:ind w:firstLine="0"/>
        <w:rPr>
          <w:lang w:val="en-US"/>
        </w:rPr>
      </w:pPr>
      <w:r w:rsidRPr="00C75E91">
        <w:rPr>
          <w:lang w:val="en-US"/>
        </w:rPr>
        <w:t xml:space="preserve">In the question </w:t>
      </w:r>
      <w:r>
        <w:rPr>
          <w:lang w:val="en-US"/>
        </w:rPr>
        <w:t xml:space="preserve">of </w:t>
      </w:r>
      <w:r w:rsidRPr="00C75E91">
        <w:rPr>
          <w:lang w:val="en-US"/>
        </w:rPr>
        <w:t>about education, 83 % of providers answered that they have finished university and 17 % have finished high school. The fields of study were very diverse, e.g. accounting, marketing, history, anthropology, architecture, biochemistry, engineering, philosophy, hotel business, mathematics, tourism.</w:t>
      </w:r>
    </w:p>
    <w:p w14:paraId="153543DA" w14:textId="5ACE07C5" w:rsidR="00370674" w:rsidRDefault="00900C6D" w:rsidP="00900C6D">
      <w:pPr>
        <w:ind w:firstLine="0"/>
        <w:rPr>
          <w:lang w:val="en-US"/>
        </w:rPr>
      </w:pPr>
      <w:r w:rsidRPr="00C75E91">
        <w:rPr>
          <w:lang w:val="en-US"/>
        </w:rPr>
        <w:t>The question about the country of born has presumed answers. The majority of providers was born and raised in Madeira (73 %), but also countries as the United Kingdom, France and Germany were mentioned. This trio of countries is not that much surprising, because these countries belong to the countries that hosts accommodate at most. South Africa was also mentioned as a place of born, but with no country specification</w:t>
      </w:r>
      <w:r w:rsidR="00860D0D">
        <w:rPr>
          <w:lang w:val="en-US"/>
        </w:rPr>
        <w:t>.</w:t>
      </w:r>
      <w:r w:rsidR="00370674">
        <w:rPr>
          <w:lang w:val="en-US"/>
        </w:rPr>
        <w:t>We can see specific number in the table below.</w:t>
      </w:r>
    </w:p>
    <w:p w14:paraId="2257967F" w14:textId="09862874" w:rsidR="00860D0D" w:rsidRPr="00C75E91" w:rsidRDefault="00860D0D" w:rsidP="00860D0D">
      <w:pPr>
        <w:ind w:firstLine="0"/>
        <w:rPr>
          <w:lang w:val="en-US"/>
        </w:rPr>
      </w:pPr>
      <w:r w:rsidRPr="00C75E91">
        <w:rPr>
          <w:lang w:val="en-US"/>
        </w:rPr>
        <w:t xml:space="preserve">The </w:t>
      </w:r>
      <w:r>
        <w:rPr>
          <w:lang w:val="en-US"/>
        </w:rPr>
        <w:t>last</w:t>
      </w:r>
      <w:r w:rsidRPr="00C75E91">
        <w:rPr>
          <w:lang w:val="en-US"/>
        </w:rPr>
        <w:t xml:space="preserve"> question is focused on languages ability. 50 % of providers can speak 2 foreign languages, 23 % can speak 3 foreign languages, 20</w:t>
      </w:r>
      <w:r>
        <w:rPr>
          <w:lang w:val="en-US"/>
        </w:rPr>
        <w:t xml:space="preserve"> % can speak 1 foreign language and</w:t>
      </w:r>
      <w:r w:rsidRPr="00C75E91">
        <w:rPr>
          <w:lang w:val="en-US"/>
        </w:rPr>
        <w:t xml:space="preserve"> 2 respondents can speak only their native language (which is English). </w:t>
      </w:r>
    </w:p>
    <w:p w14:paraId="64E0E254" w14:textId="153541C8" w:rsidR="00860D0D" w:rsidRDefault="00860D0D">
      <w:pPr>
        <w:rPr>
          <w:lang w:val="en-US"/>
        </w:rPr>
      </w:pPr>
      <w:r>
        <w:rPr>
          <w:lang w:val="en-US"/>
        </w:rPr>
        <w:br w:type="page"/>
      </w:r>
    </w:p>
    <w:p w14:paraId="37295F9D" w14:textId="77777777" w:rsidR="00860D0D" w:rsidRPr="00C75E91" w:rsidRDefault="00860D0D" w:rsidP="00900C6D">
      <w:pPr>
        <w:ind w:firstLine="0"/>
        <w:rPr>
          <w:lang w:val="en-US"/>
        </w:rPr>
      </w:pPr>
    </w:p>
    <w:p w14:paraId="680FA8F0" w14:textId="28FBDDB1" w:rsidR="000A5A00" w:rsidRDefault="000A5A00" w:rsidP="000A5A00">
      <w:pPr>
        <w:pStyle w:val="Titulek"/>
        <w:keepNext/>
      </w:pPr>
      <w:r>
        <w:t xml:space="preserve">Table </w:t>
      </w:r>
      <w:fldSimple w:instr=" SEQ Table \* ARABIC ">
        <w:r>
          <w:rPr>
            <w:noProof/>
          </w:rPr>
          <w:t>9</w:t>
        </w:r>
      </w:fldSimple>
      <w:r>
        <w:t xml:space="preserve"> Respondents characteristic</w:t>
      </w:r>
    </w:p>
    <w:tbl>
      <w:tblPr>
        <w:tblStyle w:val="Mkatabulky1"/>
        <w:tblW w:w="0" w:type="auto"/>
        <w:jc w:val="center"/>
        <w:tblLook w:val="04A0" w:firstRow="1" w:lastRow="0" w:firstColumn="1" w:lastColumn="0" w:noHBand="0" w:noVBand="1"/>
      </w:tblPr>
      <w:tblGrid>
        <w:gridCol w:w="2411"/>
        <w:gridCol w:w="2976"/>
      </w:tblGrid>
      <w:tr w:rsidR="00370674" w:rsidRPr="00F0119D" w14:paraId="0189EBA5" w14:textId="77777777" w:rsidTr="00847767">
        <w:trPr>
          <w:trHeight w:val="304"/>
          <w:jc w:val="center"/>
        </w:trPr>
        <w:tc>
          <w:tcPr>
            <w:tcW w:w="5387" w:type="dxa"/>
            <w:gridSpan w:val="2"/>
          </w:tcPr>
          <w:p w14:paraId="63D1C546" w14:textId="6A7FE22B" w:rsidR="00370674" w:rsidRPr="00F0119D" w:rsidRDefault="00370674" w:rsidP="00404EFB">
            <w:pPr>
              <w:jc w:val="center"/>
              <w:rPr>
                <w:rFonts w:ascii="Times New Roman" w:hAnsi="Times New Roman"/>
                <w:b/>
                <w:bCs/>
                <w:sz w:val="24"/>
                <w:szCs w:val="24"/>
              </w:rPr>
            </w:pPr>
            <w:r w:rsidRPr="00F0119D">
              <w:rPr>
                <w:rFonts w:ascii="Times New Roman" w:hAnsi="Times New Roman"/>
                <w:b/>
                <w:bCs/>
                <w:sz w:val="24"/>
                <w:szCs w:val="24"/>
              </w:rPr>
              <w:t>The characteristic of the sample of the survey</w:t>
            </w:r>
          </w:p>
        </w:tc>
      </w:tr>
      <w:tr w:rsidR="00370674" w:rsidRPr="00F0119D" w14:paraId="62727921" w14:textId="77777777" w:rsidTr="00847767">
        <w:trPr>
          <w:jc w:val="center"/>
        </w:trPr>
        <w:tc>
          <w:tcPr>
            <w:tcW w:w="5387" w:type="dxa"/>
            <w:gridSpan w:val="2"/>
          </w:tcPr>
          <w:p w14:paraId="2321CAEC" w14:textId="77777777" w:rsidR="00370674" w:rsidRPr="00F0119D" w:rsidRDefault="00370674" w:rsidP="00404EFB">
            <w:pPr>
              <w:rPr>
                <w:rFonts w:ascii="Times New Roman" w:hAnsi="Times New Roman"/>
                <w:b/>
                <w:bCs/>
                <w:sz w:val="24"/>
                <w:szCs w:val="24"/>
              </w:rPr>
            </w:pPr>
            <w:r w:rsidRPr="00F0119D">
              <w:rPr>
                <w:rFonts w:ascii="Times New Roman" w:hAnsi="Times New Roman"/>
                <w:b/>
                <w:bCs/>
                <w:sz w:val="24"/>
                <w:szCs w:val="24"/>
              </w:rPr>
              <w:t>Gender</w:t>
            </w:r>
          </w:p>
        </w:tc>
      </w:tr>
      <w:tr w:rsidR="00370674" w:rsidRPr="00F0119D" w14:paraId="4DB459D3" w14:textId="77777777" w:rsidTr="00847767">
        <w:trPr>
          <w:jc w:val="center"/>
        </w:trPr>
        <w:tc>
          <w:tcPr>
            <w:tcW w:w="2411" w:type="dxa"/>
          </w:tcPr>
          <w:p w14:paraId="5C9DD193"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Female</w:t>
            </w:r>
          </w:p>
        </w:tc>
        <w:tc>
          <w:tcPr>
            <w:tcW w:w="2976" w:type="dxa"/>
          </w:tcPr>
          <w:p w14:paraId="2D7DC9D2"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14</w:t>
            </w:r>
          </w:p>
        </w:tc>
      </w:tr>
      <w:tr w:rsidR="00370674" w:rsidRPr="00F0119D" w14:paraId="11B2FE8C" w14:textId="77777777" w:rsidTr="00847767">
        <w:trPr>
          <w:jc w:val="center"/>
        </w:trPr>
        <w:tc>
          <w:tcPr>
            <w:tcW w:w="2411" w:type="dxa"/>
          </w:tcPr>
          <w:p w14:paraId="1AE6DA02"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Male</w:t>
            </w:r>
          </w:p>
        </w:tc>
        <w:tc>
          <w:tcPr>
            <w:tcW w:w="2976" w:type="dxa"/>
          </w:tcPr>
          <w:p w14:paraId="254636DA"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16</w:t>
            </w:r>
          </w:p>
        </w:tc>
      </w:tr>
      <w:tr w:rsidR="00370674" w:rsidRPr="00F0119D" w14:paraId="284A6008" w14:textId="77777777" w:rsidTr="00847767">
        <w:trPr>
          <w:jc w:val="center"/>
        </w:trPr>
        <w:tc>
          <w:tcPr>
            <w:tcW w:w="2411" w:type="dxa"/>
          </w:tcPr>
          <w:p w14:paraId="1ADC00ED" w14:textId="77777777" w:rsidR="00370674" w:rsidRPr="00F0119D" w:rsidRDefault="00370674" w:rsidP="00404EFB">
            <w:pPr>
              <w:rPr>
                <w:rFonts w:ascii="Times New Roman" w:hAnsi="Times New Roman"/>
                <w:b/>
                <w:bCs/>
                <w:sz w:val="24"/>
                <w:szCs w:val="24"/>
              </w:rPr>
            </w:pPr>
            <w:r w:rsidRPr="00F0119D">
              <w:rPr>
                <w:rFonts w:ascii="Times New Roman" w:hAnsi="Times New Roman"/>
                <w:b/>
                <w:bCs/>
                <w:sz w:val="24"/>
                <w:szCs w:val="24"/>
              </w:rPr>
              <w:t>Education</w:t>
            </w:r>
          </w:p>
        </w:tc>
        <w:tc>
          <w:tcPr>
            <w:tcW w:w="2976" w:type="dxa"/>
          </w:tcPr>
          <w:p w14:paraId="051C4331" w14:textId="77777777" w:rsidR="00370674" w:rsidRPr="00F0119D" w:rsidRDefault="00370674" w:rsidP="00404EFB">
            <w:pPr>
              <w:rPr>
                <w:rFonts w:ascii="Times New Roman" w:hAnsi="Times New Roman"/>
                <w:sz w:val="24"/>
                <w:szCs w:val="24"/>
              </w:rPr>
            </w:pPr>
          </w:p>
        </w:tc>
      </w:tr>
      <w:tr w:rsidR="00370674" w:rsidRPr="00F0119D" w14:paraId="2DFC38E8" w14:textId="77777777" w:rsidTr="00847767">
        <w:trPr>
          <w:jc w:val="center"/>
        </w:trPr>
        <w:tc>
          <w:tcPr>
            <w:tcW w:w="2411" w:type="dxa"/>
          </w:tcPr>
          <w:p w14:paraId="4852D358"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High school</w:t>
            </w:r>
          </w:p>
        </w:tc>
        <w:tc>
          <w:tcPr>
            <w:tcW w:w="2976" w:type="dxa"/>
          </w:tcPr>
          <w:p w14:paraId="2C82B8E7"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5</w:t>
            </w:r>
          </w:p>
        </w:tc>
      </w:tr>
      <w:tr w:rsidR="00370674" w:rsidRPr="00F0119D" w14:paraId="4164CC8C" w14:textId="77777777" w:rsidTr="00847767">
        <w:trPr>
          <w:jc w:val="center"/>
        </w:trPr>
        <w:tc>
          <w:tcPr>
            <w:tcW w:w="2411" w:type="dxa"/>
          </w:tcPr>
          <w:p w14:paraId="401FDE98"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University</w:t>
            </w:r>
          </w:p>
        </w:tc>
        <w:tc>
          <w:tcPr>
            <w:tcW w:w="2976" w:type="dxa"/>
          </w:tcPr>
          <w:p w14:paraId="21AB3D8B"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25</w:t>
            </w:r>
          </w:p>
        </w:tc>
      </w:tr>
      <w:tr w:rsidR="00370674" w:rsidRPr="00F0119D" w14:paraId="708A8D24" w14:textId="77777777" w:rsidTr="00847767">
        <w:trPr>
          <w:jc w:val="center"/>
        </w:trPr>
        <w:tc>
          <w:tcPr>
            <w:tcW w:w="5387" w:type="dxa"/>
            <w:gridSpan w:val="2"/>
          </w:tcPr>
          <w:p w14:paraId="5307E289" w14:textId="77777777" w:rsidR="00370674" w:rsidRPr="00F0119D" w:rsidRDefault="00370674" w:rsidP="00404EFB">
            <w:pPr>
              <w:rPr>
                <w:rFonts w:ascii="Times New Roman" w:hAnsi="Times New Roman"/>
                <w:sz w:val="24"/>
                <w:szCs w:val="24"/>
              </w:rPr>
            </w:pPr>
            <w:r w:rsidRPr="00F0119D">
              <w:rPr>
                <w:rFonts w:ascii="Times New Roman" w:hAnsi="Times New Roman"/>
                <w:b/>
                <w:bCs/>
                <w:sz w:val="24"/>
                <w:szCs w:val="24"/>
              </w:rPr>
              <w:t>Place</w:t>
            </w:r>
            <w:r w:rsidRPr="00F0119D">
              <w:rPr>
                <w:rFonts w:ascii="Times New Roman" w:hAnsi="Times New Roman"/>
                <w:sz w:val="24"/>
                <w:szCs w:val="24"/>
              </w:rPr>
              <w:t xml:space="preserve"> </w:t>
            </w:r>
            <w:r w:rsidRPr="00F0119D">
              <w:rPr>
                <w:rFonts w:ascii="Times New Roman" w:hAnsi="Times New Roman"/>
                <w:b/>
                <w:bCs/>
                <w:sz w:val="24"/>
                <w:szCs w:val="24"/>
              </w:rPr>
              <w:t>of</w:t>
            </w:r>
            <w:r w:rsidRPr="00F0119D">
              <w:rPr>
                <w:rFonts w:ascii="Times New Roman" w:hAnsi="Times New Roman"/>
                <w:sz w:val="24"/>
                <w:szCs w:val="24"/>
              </w:rPr>
              <w:t xml:space="preserve"> </w:t>
            </w:r>
            <w:r w:rsidRPr="00F0119D">
              <w:rPr>
                <w:rFonts w:ascii="Times New Roman" w:hAnsi="Times New Roman"/>
                <w:b/>
                <w:bCs/>
                <w:sz w:val="24"/>
                <w:szCs w:val="24"/>
              </w:rPr>
              <w:t>born</w:t>
            </w:r>
          </w:p>
        </w:tc>
      </w:tr>
      <w:tr w:rsidR="00370674" w:rsidRPr="00F0119D" w14:paraId="6EC8D518" w14:textId="77777777" w:rsidTr="00847767">
        <w:trPr>
          <w:jc w:val="center"/>
        </w:trPr>
        <w:tc>
          <w:tcPr>
            <w:tcW w:w="2411" w:type="dxa"/>
          </w:tcPr>
          <w:p w14:paraId="0E558316"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Madeira</w:t>
            </w:r>
          </w:p>
        </w:tc>
        <w:tc>
          <w:tcPr>
            <w:tcW w:w="2976" w:type="dxa"/>
          </w:tcPr>
          <w:p w14:paraId="019290C7"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22</w:t>
            </w:r>
          </w:p>
        </w:tc>
      </w:tr>
      <w:tr w:rsidR="00370674" w:rsidRPr="00F0119D" w14:paraId="38890A94" w14:textId="77777777" w:rsidTr="00847767">
        <w:trPr>
          <w:jc w:val="center"/>
        </w:trPr>
        <w:tc>
          <w:tcPr>
            <w:tcW w:w="2411" w:type="dxa"/>
          </w:tcPr>
          <w:p w14:paraId="29A3D968"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United Kingdom</w:t>
            </w:r>
          </w:p>
        </w:tc>
        <w:tc>
          <w:tcPr>
            <w:tcW w:w="2976" w:type="dxa"/>
          </w:tcPr>
          <w:p w14:paraId="0DD82827"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2</w:t>
            </w:r>
          </w:p>
        </w:tc>
      </w:tr>
      <w:tr w:rsidR="00370674" w:rsidRPr="00F0119D" w14:paraId="66209D49" w14:textId="77777777" w:rsidTr="00847767">
        <w:trPr>
          <w:jc w:val="center"/>
        </w:trPr>
        <w:tc>
          <w:tcPr>
            <w:tcW w:w="2411" w:type="dxa"/>
          </w:tcPr>
          <w:p w14:paraId="7C67A242"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France</w:t>
            </w:r>
          </w:p>
        </w:tc>
        <w:tc>
          <w:tcPr>
            <w:tcW w:w="2976" w:type="dxa"/>
          </w:tcPr>
          <w:p w14:paraId="2EC8BDA8"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w:t>
            </w:r>
          </w:p>
        </w:tc>
      </w:tr>
      <w:tr w:rsidR="00370674" w:rsidRPr="00F0119D" w14:paraId="151630AC" w14:textId="77777777" w:rsidTr="00847767">
        <w:trPr>
          <w:jc w:val="center"/>
        </w:trPr>
        <w:tc>
          <w:tcPr>
            <w:tcW w:w="2411" w:type="dxa"/>
          </w:tcPr>
          <w:p w14:paraId="0C3EEFC3"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Germany</w:t>
            </w:r>
          </w:p>
        </w:tc>
        <w:tc>
          <w:tcPr>
            <w:tcW w:w="2976" w:type="dxa"/>
          </w:tcPr>
          <w:p w14:paraId="6580B114"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2</w:t>
            </w:r>
          </w:p>
        </w:tc>
      </w:tr>
      <w:tr w:rsidR="00370674" w:rsidRPr="00F0119D" w14:paraId="0AAA3EB9" w14:textId="77777777" w:rsidTr="00847767">
        <w:trPr>
          <w:jc w:val="center"/>
        </w:trPr>
        <w:tc>
          <w:tcPr>
            <w:tcW w:w="2411" w:type="dxa"/>
          </w:tcPr>
          <w:p w14:paraId="0F55F940"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South Africa</w:t>
            </w:r>
          </w:p>
        </w:tc>
        <w:tc>
          <w:tcPr>
            <w:tcW w:w="2976" w:type="dxa"/>
          </w:tcPr>
          <w:p w14:paraId="7047B9A7"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3</w:t>
            </w:r>
          </w:p>
        </w:tc>
      </w:tr>
      <w:tr w:rsidR="00370674" w:rsidRPr="00F0119D" w14:paraId="4888C9AE" w14:textId="77777777" w:rsidTr="00847767">
        <w:trPr>
          <w:jc w:val="center"/>
        </w:trPr>
        <w:tc>
          <w:tcPr>
            <w:tcW w:w="5387" w:type="dxa"/>
            <w:gridSpan w:val="2"/>
          </w:tcPr>
          <w:p w14:paraId="4034E6D8" w14:textId="77777777" w:rsidR="00370674" w:rsidRPr="00F0119D" w:rsidRDefault="00370674" w:rsidP="00404EFB">
            <w:pPr>
              <w:rPr>
                <w:rFonts w:ascii="Times New Roman" w:hAnsi="Times New Roman"/>
                <w:b/>
                <w:bCs/>
                <w:sz w:val="24"/>
                <w:szCs w:val="24"/>
              </w:rPr>
            </w:pPr>
            <w:r w:rsidRPr="00F0119D">
              <w:rPr>
                <w:rFonts w:ascii="Times New Roman" w:hAnsi="Times New Roman"/>
                <w:b/>
                <w:bCs/>
                <w:sz w:val="24"/>
                <w:szCs w:val="24"/>
              </w:rPr>
              <w:t>Status</w:t>
            </w:r>
          </w:p>
        </w:tc>
      </w:tr>
      <w:tr w:rsidR="00370674" w:rsidRPr="00F0119D" w14:paraId="574DEC44" w14:textId="77777777" w:rsidTr="00847767">
        <w:trPr>
          <w:jc w:val="center"/>
        </w:trPr>
        <w:tc>
          <w:tcPr>
            <w:tcW w:w="2411" w:type="dxa"/>
          </w:tcPr>
          <w:p w14:paraId="42ADF08D"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Worker</w:t>
            </w:r>
          </w:p>
        </w:tc>
        <w:tc>
          <w:tcPr>
            <w:tcW w:w="2976" w:type="dxa"/>
          </w:tcPr>
          <w:p w14:paraId="25F230FC"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15</w:t>
            </w:r>
          </w:p>
        </w:tc>
      </w:tr>
      <w:tr w:rsidR="00370674" w:rsidRPr="00F0119D" w14:paraId="7FFF5CE8" w14:textId="77777777" w:rsidTr="00847767">
        <w:trPr>
          <w:jc w:val="center"/>
        </w:trPr>
        <w:tc>
          <w:tcPr>
            <w:tcW w:w="2411" w:type="dxa"/>
          </w:tcPr>
          <w:p w14:paraId="636DD9CC"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Self employed</w:t>
            </w:r>
          </w:p>
        </w:tc>
        <w:tc>
          <w:tcPr>
            <w:tcW w:w="2976" w:type="dxa"/>
          </w:tcPr>
          <w:p w14:paraId="084952EF"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11</w:t>
            </w:r>
          </w:p>
        </w:tc>
      </w:tr>
      <w:tr w:rsidR="00370674" w:rsidRPr="00F0119D" w14:paraId="73F0E283" w14:textId="77777777" w:rsidTr="00847767">
        <w:trPr>
          <w:jc w:val="center"/>
        </w:trPr>
        <w:tc>
          <w:tcPr>
            <w:tcW w:w="2411" w:type="dxa"/>
          </w:tcPr>
          <w:p w14:paraId="029C386E"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Unemployed</w:t>
            </w:r>
          </w:p>
        </w:tc>
        <w:tc>
          <w:tcPr>
            <w:tcW w:w="2976" w:type="dxa"/>
          </w:tcPr>
          <w:p w14:paraId="3E2D8916"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w:t>
            </w:r>
          </w:p>
        </w:tc>
      </w:tr>
      <w:tr w:rsidR="00370674" w:rsidRPr="00F0119D" w14:paraId="2B472F81" w14:textId="77777777" w:rsidTr="00847767">
        <w:trPr>
          <w:jc w:val="center"/>
        </w:trPr>
        <w:tc>
          <w:tcPr>
            <w:tcW w:w="2411" w:type="dxa"/>
          </w:tcPr>
          <w:p w14:paraId="7B2EC468"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Retirement</w:t>
            </w:r>
          </w:p>
        </w:tc>
        <w:tc>
          <w:tcPr>
            <w:tcW w:w="2976" w:type="dxa"/>
          </w:tcPr>
          <w:p w14:paraId="4C31BDB2" w14:textId="0974E90F" w:rsidR="00370674" w:rsidRPr="00F0119D" w:rsidRDefault="00370674" w:rsidP="00404EFB">
            <w:pPr>
              <w:rPr>
                <w:rFonts w:ascii="Times New Roman" w:hAnsi="Times New Roman"/>
                <w:sz w:val="24"/>
                <w:szCs w:val="24"/>
              </w:rPr>
            </w:pPr>
            <w:r w:rsidRPr="00F0119D">
              <w:rPr>
                <w:rFonts w:ascii="Times New Roman" w:hAnsi="Times New Roman"/>
                <w:sz w:val="24"/>
                <w:szCs w:val="24"/>
              </w:rPr>
              <w:t>3</w:t>
            </w:r>
          </w:p>
        </w:tc>
      </w:tr>
      <w:tr w:rsidR="00370674" w:rsidRPr="00F0119D" w14:paraId="550A1628" w14:textId="77777777" w:rsidTr="00847767">
        <w:trPr>
          <w:jc w:val="center"/>
        </w:trPr>
        <w:tc>
          <w:tcPr>
            <w:tcW w:w="5387" w:type="dxa"/>
            <w:gridSpan w:val="2"/>
          </w:tcPr>
          <w:p w14:paraId="64F63988" w14:textId="65E12230" w:rsidR="00370674" w:rsidRPr="00F0119D" w:rsidRDefault="00370674" w:rsidP="00404EFB">
            <w:pPr>
              <w:rPr>
                <w:rFonts w:ascii="Times New Roman" w:hAnsi="Times New Roman"/>
                <w:b/>
                <w:bCs/>
                <w:sz w:val="24"/>
                <w:szCs w:val="24"/>
              </w:rPr>
            </w:pPr>
            <w:r w:rsidRPr="00F0119D">
              <w:rPr>
                <w:rFonts w:ascii="Times New Roman" w:hAnsi="Times New Roman"/>
                <w:b/>
                <w:bCs/>
                <w:sz w:val="24"/>
                <w:szCs w:val="24"/>
              </w:rPr>
              <w:t xml:space="preserve">Age </w:t>
            </w:r>
          </w:p>
        </w:tc>
      </w:tr>
      <w:tr w:rsidR="00370674" w:rsidRPr="00F0119D" w14:paraId="3FD3AB81" w14:textId="77777777" w:rsidTr="00847767">
        <w:trPr>
          <w:jc w:val="center"/>
        </w:trPr>
        <w:tc>
          <w:tcPr>
            <w:tcW w:w="2411" w:type="dxa"/>
          </w:tcPr>
          <w:p w14:paraId="7F00F11E"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 xml:space="preserve">&lt; 24 </w:t>
            </w:r>
          </w:p>
        </w:tc>
        <w:tc>
          <w:tcPr>
            <w:tcW w:w="2976" w:type="dxa"/>
          </w:tcPr>
          <w:p w14:paraId="622EFE03"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w:t>
            </w:r>
          </w:p>
        </w:tc>
      </w:tr>
      <w:tr w:rsidR="00370674" w:rsidRPr="00F0119D" w14:paraId="5C09CCC1" w14:textId="77777777" w:rsidTr="00847767">
        <w:trPr>
          <w:jc w:val="center"/>
        </w:trPr>
        <w:tc>
          <w:tcPr>
            <w:tcW w:w="2411" w:type="dxa"/>
          </w:tcPr>
          <w:p w14:paraId="36675BB7" w14:textId="77777777" w:rsidR="00370674" w:rsidRPr="00F0119D" w:rsidRDefault="00370674" w:rsidP="00404EFB">
            <w:pPr>
              <w:rPr>
                <w:rFonts w:ascii="Times New Roman" w:hAnsi="Times New Roman"/>
                <w:sz w:val="24"/>
                <w:szCs w:val="24"/>
                <w:lang w:val="cs-CZ"/>
              </w:rPr>
            </w:pPr>
            <w:r w:rsidRPr="00F0119D">
              <w:rPr>
                <w:rFonts w:ascii="Times New Roman" w:hAnsi="Times New Roman"/>
                <w:sz w:val="24"/>
                <w:szCs w:val="24"/>
                <w:lang w:val="cs-CZ"/>
              </w:rPr>
              <w:t xml:space="preserve">24-34 </w:t>
            </w:r>
          </w:p>
        </w:tc>
        <w:tc>
          <w:tcPr>
            <w:tcW w:w="2976" w:type="dxa"/>
          </w:tcPr>
          <w:p w14:paraId="36364BE1"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3</w:t>
            </w:r>
          </w:p>
        </w:tc>
      </w:tr>
      <w:tr w:rsidR="00370674" w:rsidRPr="00F0119D" w14:paraId="7F19F44C" w14:textId="77777777" w:rsidTr="00847767">
        <w:trPr>
          <w:jc w:val="center"/>
        </w:trPr>
        <w:tc>
          <w:tcPr>
            <w:tcW w:w="2411" w:type="dxa"/>
          </w:tcPr>
          <w:p w14:paraId="7F00F608"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35-44</w:t>
            </w:r>
          </w:p>
        </w:tc>
        <w:tc>
          <w:tcPr>
            <w:tcW w:w="2976" w:type="dxa"/>
          </w:tcPr>
          <w:p w14:paraId="62EB7CA7"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11</w:t>
            </w:r>
          </w:p>
        </w:tc>
      </w:tr>
      <w:tr w:rsidR="00370674" w:rsidRPr="00F0119D" w14:paraId="70A0BEF7" w14:textId="77777777" w:rsidTr="00847767">
        <w:trPr>
          <w:jc w:val="center"/>
        </w:trPr>
        <w:tc>
          <w:tcPr>
            <w:tcW w:w="2411" w:type="dxa"/>
          </w:tcPr>
          <w:p w14:paraId="21BDFB73"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45-54</w:t>
            </w:r>
          </w:p>
        </w:tc>
        <w:tc>
          <w:tcPr>
            <w:tcW w:w="2976" w:type="dxa"/>
          </w:tcPr>
          <w:p w14:paraId="10643DBA"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7</w:t>
            </w:r>
          </w:p>
        </w:tc>
      </w:tr>
      <w:tr w:rsidR="00370674" w:rsidRPr="00F0119D" w14:paraId="2AC15F9D" w14:textId="77777777" w:rsidTr="00847767">
        <w:trPr>
          <w:jc w:val="center"/>
        </w:trPr>
        <w:tc>
          <w:tcPr>
            <w:tcW w:w="2411" w:type="dxa"/>
          </w:tcPr>
          <w:p w14:paraId="61CB04FC"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55-64</w:t>
            </w:r>
          </w:p>
        </w:tc>
        <w:tc>
          <w:tcPr>
            <w:tcW w:w="2976" w:type="dxa"/>
          </w:tcPr>
          <w:p w14:paraId="448B301B"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4</w:t>
            </w:r>
          </w:p>
        </w:tc>
      </w:tr>
      <w:tr w:rsidR="00370674" w:rsidRPr="00F0119D" w14:paraId="4D5542CF" w14:textId="77777777" w:rsidTr="00847767">
        <w:trPr>
          <w:jc w:val="center"/>
        </w:trPr>
        <w:tc>
          <w:tcPr>
            <w:tcW w:w="2411" w:type="dxa"/>
          </w:tcPr>
          <w:p w14:paraId="577DE1C6" w14:textId="77777777" w:rsidR="00370674" w:rsidRPr="00F0119D" w:rsidRDefault="00370674" w:rsidP="00404EFB">
            <w:pPr>
              <w:rPr>
                <w:rFonts w:ascii="Times New Roman" w:hAnsi="Times New Roman"/>
                <w:sz w:val="24"/>
                <w:szCs w:val="24"/>
              </w:rPr>
            </w:pPr>
            <w:r w:rsidRPr="00F0119D">
              <w:rPr>
                <w:rFonts w:ascii="Times New Roman" w:hAnsi="Times New Roman"/>
                <w:sz w:val="24"/>
                <w:szCs w:val="24"/>
              </w:rPr>
              <w:t>65+</w:t>
            </w:r>
          </w:p>
        </w:tc>
        <w:tc>
          <w:tcPr>
            <w:tcW w:w="2976" w:type="dxa"/>
          </w:tcPr>
          <w:p w14:paraId="134B5DAC" w14:textId="34735B7C" w:rsidR="00370674" w:rsidRPr="00F0119D" w:rsidRDefault="00370674" w:rsidP="000A5A00">
            <w:pPr>
              <w:keepNext/>
              <w:rPr>
                <w:rFonts w:ascii="Times New Roman" w:hAnsi="Times New Roman"/>
                <w:sz w:val="24"/>
                <w:szCs w:val="24"/>
              </w:rPr>
            </w:pPr>
            <w:r w:rsidRPr="00F0119D">
              <w:rPr>
                <w:rFonts w:ascii="Times New Roman" w:hAnsi="Times New Roman"/>
                <w:sz w:val="24"/>
                <w:szCs w:val="24"/>
              </w:rPr>
              <w:t>2</w:t>
            </w:r>
          </w:p>
        </w:tc>
      </w:tr>
    </w:tbl>
    <w:p w14:paraId="3BD8635F" w14:textId="5061C8F0" w:rsidR="000A5A00" w:rsidRPr="00A46181" w:rsidRDefault="000A5A00" w:rsidP="000A5A00">
      <w:pPr>
        <w:pStyle w:val="Zdroje"/>
        <w:rPr>
          <w:noProof/>
          <w:sz w:val="24"/>
        </w:rPr>
      </w:pPr>
      <w:r>
        <w:t xml:space="preserve">Source: Own elaboration, </w:t>
      </w:r>
      <w:r w:rsidR="00DD2B22">
        <w:t>2019</w:t>
      </w:r>
      <w:r>
        <w:t xml:space="preserve"> </w:t>
      </w:r>
    </w:p>
    <w:p w14:paraId="0CDC6F98" w14:textId="77777777" w:rsidR="00666786" w:rsidRPr="00C75E91" w:rsidRDefault="00666786" w:rsidP="00666786">
      <w:pPr>
        <w:ind w:firstLine="0"/>
        <w:rPr>
          <w:lang w:val="en-US"/>
        </w:rPr>
      </w:pPr>
      <w:r w:rsidRPr="00C75E91">
        <w:rPr>
          <w:noProof/>
          <w:lang w:val="cs-CZ"/>
        </w:rPr>
        <mc:AlternateContent>
          <mc:Choice Requires="wps">
            <w:drawing>
              <wp:anchor distT="0" distB="0" distL="114300" distR="114300" simplePos="0" relativeHeight="252072960" behindDoc="0" locked="0" layoutInCell="1" allowOverlap="1" wp14:anchorId="3725F95B" wp14:editId="46DBE6BC">
                <wp:simplePos x="0" y="0"/>
                <wp:positionH relativeFrom="margin">
                  <wp:align>left</wp:align>
                </wp:positionH>
                <wp:positionV relativeFrom="paragraph">
                  <wp:posOffset>588230</wp:posOffset>
                </wp:positionV>
                <wp:extent cx="4309110" cy="174625"/>
                <wp:effectExtent l="0" t="0" r="0" b="0"/>
                <wp:wrapSquare wrapText="bothSides"/>
                <wp:docPr id="476" name="Textové pole 476"/>
                <wp:cNvGraphicFramePr/>
                <a:graphic xmlns:a="http://schemas.openxmlformats.org/drawingml/2006/main">
                  <a:graphicData uri="http://schemas.microsoft.com/office/word/2010/wordprocessingShape">
                    <wps:wsp>
                      <wps:cNvSpPr txBox="1"/>
                      <wps:spPr>
                        <a:xfrm>
                          <a:off x="0" y="0"/>
                          <a:ext cx="4309110" cy="174625"/>
                        </a:xfrm>
                        <a:prstGeom prst="rect">
                          <a:avLst/>
                        </a:prstGeom>
                        <a:solidFill>
                          <a:prstClr val="white"/>
                        </a:solidFill>
                        <a:ln>
                          <a:noFill/>
                        </a:ln>
                      </wps:spPr>
                      <wps:txbx>
                        <w:txbxContent>
                          <w:p w14:paraId="6676AE53" w14:textId="085D08F4" w:rsidR="00DD6163" w:rsidRPr="005575F6" w:rsidRDefault="00DD6163" w:rsidP="00666786">
                            <w:pPr>
                              <w:pStyle w:val="Zdroje"/>
                              <w:ind w:firstLine="0"/>
                              <w:jc w:val="left"/>
                            </w:pPr>
                            <w:r>
                              <w:t xml:space="preserve">Graph </w:t>
                            </w:r>
                            <w:fldSimple w:instr=" SEQ Graph \* ARABIC ">
                              <w:r>
                                <w:rPr>
                                  <w:noProof/>
                                </w:rPr>
                                <w:t>31</w:t>
                              </w:r>
                            </w:fldSimple>
                            <w:r>
                              <w:t xml:space="preserve"> Language 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5F95B" id="Textové pole 476" o:spid="_x0000_s1132" type="#_x0000_t202" style="position:absolute;left:0;text-align:left;margin-left:0;margin-top:46.3pt;width:339.3pt;height:13.75pt;z-index:252072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" stroked="f">
                <v:textbox inset="0,0,0,0">
                  <w:txbxContent>
                    <w:p w14:paraId="6676AE53" w14:textId="085D08F4" w:rsidR="00DD6163" w:rsidRPr="005575F6" w:rsidRDefault="00DD6163" w:rsidP="00666786">
                      <w:pPr>
                        <w:pStyle w:val="Zdroje"/>
                        <w:ind w:firstLine="0"/>
                        <w:jc w:val="left"/>
                      </w:pPr>
                      <w:r>
                        <w:t xml:space="preserve">Graph </w:t>
                      </w:r>
                      <w:fldSimple w:instr=" SEQ Graph \* ARABIC ">
                        <w:r>
                          <w:rPr>
                            <w:noProof/>
                          </w:rPr>
                          <w:t>31</w:t>
                        </w:r>
                      </w:fldSimple>
                      <w:r>
                        <w:t xml:space="preserve"> Language ability</w:t>
                      </w:r>
                    </w:p>
                  </w:txbxContent>
                </v:textbox>
                <w10:wrap type="square" anchorx="margin"/>
              </v:shape>
            </w:pict>
          </mc:Fallback>
        </mc:AlternateContent>
      </w:r>
      <w:r w:rsidRPr="00C75E91">
        <w:rPr>
          <w:lang w:val="en-US"/>
        </w:rPr>
        <w:t>All of the respondents included English in their language ability and many providers who were not born in Portugal can speak Portuguese.</w:t>
      </w:r>
    </w:p>
    <w:p w14:paraId="7FB1C021" w14:textId="48896DDA" w:rsidR="00666786" w:rsidRPr="00C75E91" w:rsidRDefault="00370674" w:rsidP="00666786">
      <w:pPr>
        <w:ind w:firstLine="0"/>
        <w:rPr>
          <w:lang w:val="en-US"/>
        </w:rPr>
      </w:pPr>
      <w:r>
        <w:rPr>
          <w:noProof/>
          <w:lang w:val="cs-CZ"/>
        </w:rPr>
        <w:drawing>
          <wp:anchor distT="0" distB="0" distL="114300" distR="114300" simplePos="0" relativeHeight="252112896" behindDoc="0" locked="0" layoutInCell="1" allowOverlap="1" wp14:anchorId="6E98E163" wp14:editId="20A5A6DA">
            <wp:simplePos x="0" y="0"/>
            <wp:positionH relativeFrom="column">
              <wp:posOffset>502285</wp:posOffset>
            </wp:positionH>
            <wp:positionV relativeFrom="paragraph">
              <wp:posOffset>256540</wp:posOffset>
            </wp:positionV>
            <wp:extent cx="4448175" cy="1352550"/>
            <wp:effectExtent l="0" t="0" r="0" b="0"/>
            <wp:wrapSquare wrapText="bothSides"/>
            <wp:docPr id="463" name="Graf 4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6124AEBE" w14:textId="3687193A" w:rsidR="00666786" w:rsidRPr="00C75E91" w:rsidRDefault="00666786" w:rsidP="00666786">
      <w:pPr>
        <w:ind w:firstLine="0"/>
        <w:rPr>
          <w:lang w:val="en-US"/>
        </w:rPr>
      </w:pPr>
    </w:p>
    <w:p w14:paraId="5750997F" w14:textId="77777777" w:rsidR="00666786" w:rsidRPr="00C75E91" w:rsidRDefault="00666786" w:rsidP="00666786">
      <w:pPr>
        <w:ind w:firstLine="0"/>
        <w:rPr>
          <w:lang w:val="en-US"/>
        </w:rPr>
      </w:pPr>
    </w:p>
    <w:p w14:paraId="4A1D7B3F" w14:textId="77777777" w:rsidR="00666786" w:rsidRPr="00C75E91" w:rsidRDefault="00666786" w:rsidP="00666786">
      <w:pPr>
        <w:ind w:firstLine="0"/>
        <w:rPr>
          <w:lang w:val="en-US"/>
        </w:rPr>
      </w:pPr>
    </w:p>
    <w:p w14:paraId="680DFF1E" w14:textId="6A6CE066" w:rsidR="00666786" w:rsidRPr="00C75E91" w:rsidRDefault="00666786" w:rsidP="00666786">
      <w:pPr>
        <w:ind w:firstLine="0"/>
        <w:rPr>
          <w:lang w:val="en-US"/>
        </w:rPr>
      </w:pPr>
    </w:p>
    <w:p w14:paraId="6EB35FE0" w14:textId="1A226AD5" w:rsidR="00370674" w:rsidRDefault="00370674">
      <w:pPr>
        <w:rPr>
          <w:lang w:val="en-US"/>
        </w:rPr>
      </w:pPr>
      <w:r w:rsidRPr="00C75E91">
        <w:rPr>
          <w:noProof/>
          <w:lang w:val="cs-CZ"/>
        </w:rPr>
        <mc:AlternateContent>
          <mc:Choice Requires="wps">
            <w:drawing>
              <wp:anchor distT="0" distB="0" distL="114300" distR="114300" simplePos="0" relativeHeight="252073984" behindDoc="0" locked="0" layoutInCell="1" allowOverlap="1" wp14:anchorId="4A9BF6E1" wp14:editId="077B8DE2">
                <wp:simplePos x="0" y="0"/>
                <wp:positionH relativeFrom="column">
                  <wp:posOffset>3263900</wp:posOffset>
                </wp:positionH>
                <wp:positionV relativeFrom="paragraph">
                  <wp:posOffset>9525</wp:posOffset>
                </wp:positionV>
                <wp:extent cx="2044700" cy="142875"/>
                <wp:effectExtent l="0" t="0" r="0" b="9525"/>
                <wp:wrapSquare wrapText="bothSides"/>
                <wp:docPr id="477" name="Textové pole 477"/>
                <wp:cNvGraphicFramePr/>
                <a:graphic xmlns:a="http://schemas.openxmlformats.org/drawingml/2006/main">
                  <a:graphicData uri="http://schemas.microsoft.com/office/word/2010/wordprocessingShape">
                    <wps:wsp>
                      <wps:cNvSpPr txBox="1"/>
                      <wps:spPr>
                        <a:xfrm>
                          <a:off x="0" y="0"/>
                          <a:ext cx="2044700" cy="142875"/>
                        </a:xfrm>
                        <a:prstGeom prst="rect">
                          <a:avLst/>
                        </a:prstGeom>
                        <a:solidFill>
                          <a:prstClr val="white"/>
                        </a:solidFill>
                        <a:ln>
                          <a:noFill/>
                        </a:ln>
                      </wps:spPr>
                      <wps:txbx>
                        <w:txbxContent>
                          <w:p w14:paraId="720A8D8D" w14:textId="18563593" w:rsidR="00DD6163" w:rsidRPr="004B09F7" w:rsidRDefault="00DD6163" w:rsidP="00666786">
                            <w:pPr>
                              <w:pStyle w:val="Zdroje"/>
                              <w:rPr>
                                <w:noProof/>
                                <w:sz w:val="24"/>
                              </w:rPr>
                            </w:pPr>
                            <w:r>
                              <w:t xml:space="preserve">Source: Own elaboration, 2019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BF6E1" id="Textové pole 477" o:spid="_x0000_s1133" type="#_x0000_t202" style="position:absolute;left:0;text-align:left;margin-left:257pt;margin-top:.75pt;width:161pt;height:11.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" stroked="f">
                <v:textbox inset="0,0,0,0">
                  <w:txbxContent>
                    <w:p w14:paraId="720A8D8D" w14:textId="18563593" w:rsidR="00DD6163" w:rsidRPr="004B09F7" w:rsidRDefault="00DD6163" w:rsidP="00666786">
                      <w:pPr>
                        <w:pStyle w:val="Zdroje"/>
                        <w:rPr>
                          <w:noProof/>
                          <w:sz w:val="24"/>
                        </w:rPr>
                      </w:pPr>
                      <w:r>
                        <w:t xml:space="preserve">Source: Own elaboration, 2019 </w:t>
                      </w:r>
                    </w:p>
                  </w:txbxContent>
                </v:textbox>
                <w10:wrap type="square"/>
              </v:shape>
            </w:pict>
          </mc:Fallback>
        </mc:AlternateContent>
      </w:r>
      <w:r>
        <w:rPr>
          <w:lang w:val="en-US"/>
        </w:rPr>
        <w:br w:type="page"/>
      </w:r>
    </w:p>
    <w:p w14:paraId="6EFC3167" w14:textId="77777777" w:rsidR="00F324A7" w:rsidRPr="00C75E91" w:rsidRDefault="00F324A7" w:rsidP="00F324A7">
      <w:pPr>
        <w:pStyle w:val="Nadpis3"/>
        <w:numPr>
          <w:ilvl w:val="2"/>
          <w:numId w:val="3"/>
        </w:numPr>
        <w:rPr>
          <w:lang w:val="en-US"/>
        </w:rPr>
      </w:pPr>
      <w:r w:rsidRPr="00C75E91">
        <w:rPr>
          <w:lang w:val="en-US"/>
        </w:rPr>
        <w:lastRenderedPageBreak/>
        <w:t xml:space="preserve">Individual interviews </w:t>
      </w:r>
    </w:p>
    <w:p w14:paraId="0F6D5996" w14:textId="579AFADD" w:rsidR="00F324A7" w:rsidRDefault="00F324A7" w:rsidP="00F324A7">
      <w:pPr>
        <w:rPr>
          <w:lang w:val="en-US"/>
        </w:rPr>
      </w:pPr>
      <w:r w:rsidRPr="00C75E91">
        <w:rPr>
          <w:lang w:val="en-US"/>
        </w:rPr>
        <w:t xml:space="preserve">In this part, the individual answers will be presented. </w:t>
      </w:r>
      <w:r w:rsidR="00D23EFA">
        <w:rPr>
          <w:lang w:val="en-US"/>
        </w:rPr>
        <w:t>The information were collected from 10 respondents. The interviews were structured similar as the questionnaire for travelers, but the aim was to gain more personal opinions and experiences, depending on the flow of the interview.</w:t>
      </w:r>
    </w:p>
    <w:p w14:paraId="22F5CB69" w14:textId="75B8491A" w:rsidR="00D23EFA" w:rsidRPr="00C75E91" w:rsidRDefault="00D23EFA" w:rsidP="00F324A7">
      <w:pPr>
        <w:rPr>
          <w:lang w:val="en-US"/>
        </w:rPr>
      </w:pPr>
      <w:r>
        <w:rPr>
          <w:lang w:val="en-US"/>
        </w:rPr>
        <w:t xml:space="preserve">At the beginning, respondents were asked, where did they start using AirBnB. Most respondents answered 2015 or 2016, the only exception was respondent Milton who said 2014 and Carolina who said 2018. </w:t>
      </w:r>
      <w:r w:rsidR="004B086F" w:rsidRPr="004B086F">
        <w:rPr>
          <w:lang w:val="en-US"/>
        </w:rPr>
        <w:t>It emerged during the interview</w:t>
      </w:r>
      <w:r w:rsidR="004B086F">
        <w:rPr>
          <w:lang w:val="en-US"/>
        </w:rPr>
        <w:t xml:space="preserve"> that most visitors found the option of shared accommodation on the internet (6). Three respondents found the information from a friend. Only respondent Simon got the information on social media. Three respondents who said, they found out about shared accommodation on the internet mentioned, that they saw an advertisement of AirBnB during watching videos on YouTube and that was the first motive to do a research about that.</w:t>
      </w:r>
      <w:r w:rsidR="00A1181B">
        <w:rPr>
          <w:lang w:val="en-US"/>
        </w:rPr>
        <w:t xml:space="preserve"> Most respondents (6) started using shared accommodation because they were looking for cheaper accommodation. Two respondents just wanted to try something new, respondent Dimitar answered, </w:t>
      </w:r>
      <w:r w:rsidR="00A1181B" w:rsidRPr="009A3543">
        <w:rPr>
          <w:i/>
          <w:lang w:val="en-US"/>
        </w:rPr>
        <w:t>“I was looking for a long-term accommodation when I moved to Italy for a few months”</w:t>
      </w:r>
      <w:r w:rsidR="00A1181B">
        <w:rPr>
          <w:lang w:val="en-US"/>
        </w:rPr>
        <w:t xml:space="preserve"> and Anna, who travel a lot because of </w:t>
      </w:r>
      <w:r w:rsidR="00112C67">
        <w:rPr>
          <w:lang w:val="en-US"/>
        </w:rPr>
        <w:t xml:space="preserve">her </w:t>
      </w:r>
      <w:r w:rsidR="00A1181B">
        <w:rPr>
          <w:lang w:val="en-US"/>
        </w:rPr>
        <w:t xml:space="preserve">job, said, </w:t>
      </w:r>
      <w:r w:rsidR="00A1181B" w:rsidRPr="009A3543">
        <w:rPr>
          <w:i/>
          <w:lang w:val="en-US"/>
        </w:rPr>
        <w:t>“I was looking for a place with kitchen and other important things for me, while I have business trips”</w:t>
      </w:r>
      <w:r w:rsidR="00A1181B">
        <w:rPr>
          <w:lang w:val="en-US"/>
        </w:rPr>
        <w:t xml:space="preserve">. During the individual interviews turned out, that </w:t>
      </w:r>
      <w:r w:rsidR="00A1181B" w:rsidRPr="00A1181B">
        <w:rPr>
          <w:lang w:val="en-US"/>
        </w:rPr>
        <w:t>kitchen accessibility</w:t>
      </w:r>
      <w:r w:rsidR="00A1181B">
        <w:rPr>
          <w:lang w:val="en-US"/>
        </w:rPr>
        <w:t xml:space="preserve"> is important or a big benefit for many people, especially for people whose reason for choosing AirBnB was the price.  </w:t>
      </w:r>
    </w:p>
    <w:p w14:paraId="3FF7259E" w14:textId="44D1A172" w:rsidR="00222690" w:rsidRDefault="00756916" w:rsidP="00756916">
      <w:pPr>
        <w:rPr>
          <w:lang w:val="en-US"/>
        </w:rPr>
      </w:pPr>
      <w:r>
        <w:rPr>
          <w:lang w:val="en-US"/>
        </w:rPr>
        <w:t>I</w:t>
      </w:r>
      <w:r w:rsidRPr="00756916">
        <w:rPr>
          <w:lang w:val="en-US"/>
        </w:rPr>
        <w:t>n the next flow of questions,</w:t>
      </w:r>
      <w:r>
        <w:rPr>
          <w:lang w:val="en-US"/>
        </w:rPr>
        <w:t xml:space="preserve"> respondents were asked about their preferences, about place itself and the host</w:t>
      </w:r>
      <w:r w:rsidR="00FF5436">
        <w:rPr>
          <w:lang w:val="en-US"/>
        </w:rPr>
        <w:t>´s gender</w:t>
      </w:r>
      <w:r>
        <w:rPr>
          <w:lang w:val="en-US"/>
        </w:rPr>
        <w:t xml:space="preserve">. Most respondents definitely prefer separated accommodation, specifically 8 respondents. When they were asked for the reason, all of them mentioned the privacy. Student Marie said she prefers shared accommodation, because it is cheaper and 26 years old Grace answered, </w:t>
      </w:r>
      <w:r w:rsidRPr="009A3543">
        <w:rPr>
          <w:i/>
          <w:lang w:val="en-US"/>
        </w:rPr>
        <w:t>“Separated when I travel with someone, shared when I travel alone”</w:t>
      </w:r>
      <w:r>
        <w:rPr>
          <w:lang w:val="en-US"/>
        </w:rPr>
        <w:t xml:space="preserve">. Already from the analysis of </w:t>
      </w:r>
      <w:r w:rsidR="00FF5436">
        <w:rPr>
          <w:lang w:val="en-US"/>
        </w:rPr>
        <w:t>demand,</w:t>
      </w:r>
      <w:r>
        <w:rPr>
          <w:lang w:val="en-US"/>
        </w:rPr>
        <w:t xml:space="preserve"> it was noticed that people do not really care about the gender of the host.  </w:t>
      </w:r>
      <w:r w:rsidR="00FF5436">
        <w:rPr>
          <w:lang w:val="en-US"/>
        </w:rPr>
        <w:t xml:space="preserve">However, it transpired from the Grace´s answer </w:t>
      </w:r>
      <w:r w:rsidR="00FF5436" w:rsidRPr="00C75E91">
        <w:rPr>
          <w:lang w:val="en-US"/>
        </w:rPr>
        <w:t>“</w:t>
      </w:r>
      <w:r w:rsidR="00FF5436">
        <w:rPr>
          <w:lang w:val="en-US"/>
        </w:rPr>
        <w:t>I do not care if it</w:t>
      </w:r>
      <w:r w:rsidR="00FF5436" w:rsidRPr="00C75E91">
        <w:rPr>
          <w:lang w:val="en-US"/>
        </w:rPr>
        <w:t xml:space="preserve"> is separated, I might prefer lady or couple if shared”</w:t>
      </w:r>
      <w:r w:rsidR="00FF5436">
        <w:rPr>
          <w:lang w:val="en-US"/>
        </w:rPr>
        <w:t xml:space="preserve"> that the case is that most people prefer separated accommodation, so they do not have a reason make a differences between genders. </w:t>
      </w:r>
    </w:p>
    <w:p w14:paraId="392B6609" w14:textId="77777777" w:rsidR="00222690" w:rsidRDefault="00222690">
      <w:pPr>
        <w:rPr>
          <w:lang w:val="en-US"/>
        </w:rPr>
      </w:pPr>
      <w:r>
        <w:rPr>
          <w:lang w:val="en-US"/>
        </w:rPr>
        <w:br w:type="page"/>
      </w:r>
    </w:p>
    <w:p w14:paraId="0829A794" w14:textId="1E2909DB" w:rsidR="00FF5436" w:rsidRDefault="00FF5436" w:rsidP="00756916">
      <w:pPr>
        <w:rPr>
          <w:lang w:val="en-US"/>
        </w:rPr>
      </w:pPr>
      <w:r>
        <w:rPr>
          <w:lang w:val="en-US"/>
        </w:rPr>
        <w:lastRenderedPageBreak/>
        <w:t xml:space="preserve">No one had such a negative experience that would stop him/her to use AirBnB anymore. </w:t>
      </w:r>
      <w:r w:rsidRPr="00FF5436">
        <w:rPr>
          <w:lang w:val="en-US"/>
        </w:rPr>
        <w:t>Nevertheless</w:t>
      </w:r>
      <w:r>
        <w:rPr>
          <w:lang w:val="en-US"/>
        </w:rPr>
        <w:t xml:space="preserve">, </w:t>
      </w:r>
      <w:r w:rsidR="00BC09BE">
        <w:rPr>
          <w:lang w:val="en-US"/>
        </w:rPr>
        <w:t xml:space="preserve">six respondents have experienced something more less negative. For example, Mohamed said, </w:t>
      </w:r>
      <w:r w:rsidR="00BC09BE" w:rsidRPr="009A3543">
        <w:rPr>
          <w:i/>
          <w:lang w:val="en-US"/>
        </w:rPr>
        <w:t>“I was not provided the correct information about the distance to the underground, I had to walk about 20 minutes instead of having a stop in front of the building”</w:t>
      </w:r>
      <w:r w:rsidR="00BC09BE">
        <w:rPr>
          <w:lang w:val="en-US"/>
        </w:rPr>
        <w:t>, Dimitar has experience with blocked drain, Milton had a little uncomfortable stay because of little mess in the apartment and two ladies experienced noisy place. Grace has experienced a cancellation of reservation just few days before her arrival to the destination. Four respondents said that they did not face any negative experience so far.</w:t>
      </w:r>
    </w:p>
    <w:p w14:paraId="5E70001E" w14:textId="3229E99D" w:rsidR="00F324A7" w:rsidRDefault="00BC09BE" w:rsidP="00F324A7">
      <w:pPr>
        <w:rPr>
          <w:lang w:val="en-US"/>
        </w:rPr>
      </w:pPr>
      <w:r>
        <w:rPr>
          <w:lang w:val="en-US"/>
        </w:rPr>
        <w:t>On the other hand, each respondent had something positive to say about his or her stay. The frequent things were price,</w:t>
      </w:r>
      <w:r w:rsidR="00187DDB">
        <w:rPr>
          <w:lang w:val="en-US"/>
        </w:rPr>
        <w:t xml:space="preserve"> recommendation</w:t>
      </w:r>
      <w:r w:rsidR="00112C67">
        <w:rPr>
          <w:lang w:val="en-US"/>
        </w:rPr>
        <w:t xml:space="preserve"> from hosts</w:t>
      </w:r>
      <w:r w:rsidR="00187DDB">
        <w:rPr>
          <w:lang w:val="en-US"/>
        </w:rPr>
        <w:t>,</w:t>
      </w:r>
      <w:r>
        <w:rPr>
          <w:lang w:val="en-US"/>
        </w:rPr>
        <w:t xml:space="preserve"> location in the center, but the most often mentioned was meeting nice people.</w:t>
      </w:r>
      <w:r w:rsidR="00187DDB">
        <w:rPr>
          <w:lang w:val="en-US"/>
        </w:rPr>
        <w:t xml:space="preserve"> For example, Simon said,</w:t>
      </w:r>
      <w:r w:rsidR="00187DDB" w:rsidRPr="00C75E91">
        <w:rPr>
          <w:lang w:val="en-US"/>
        </w:rPr>
        <w:t xml:space="preserve"> </w:t>
      </w:r>
      <w:r w:rsidR="00187DDB" w:rsidRPr="009A3543">
        <w:rPr>
          <w:i/>
          <w:lang w:val="en-US"/>
        </w:rPr>
        <w:t>“Meeting locals, when I shared a house with an older couple, they invited me for dinner with them, I also stayed in very nice cottage in the mountains, that was magical”</w:t>
      </w:r>
      <w:r w:rsidR="00187DDB">
        <w:rPr>
          <w:lang w:val="en-US"/>
        </w:rPr>
        <w:t xml:space="preserve">, Katharina mentioned cleanliness and feeling like at home. Jan said </w:t>
      </w:r>
      <w:r w:rsidR="00187DDB" w:rsidRPr="009A3543">
        <w:rPr>
          <w:i/>
          <w:lang w:val="en-US"/>
        </w:rPr>
        <w:t>“Access to places that are super interesting, cozy cottages and so one, hotels do not provide this</w:t>
      </w:r>
      <w:r w:rsidR="00187DDB" w:rsidRPr="00187DDB">
        <w:rPr>
          <w:lang w:val="en-US"/>
        </w:rPr>
        <w:t>”</w:t>
      </w:r>
      <w:r w:rsidR="00187DDB">
        <w:rPr>
          <w:lang w:val="en-US"/>
        </w:rPr>
        <w:t xml:space="preserve"> and Caroline said she enjoys living more like a local, also Anna shared her experience “</w:t>
      </w:r>
      <w:r w:rsidR="00187DDB" w:rsidRPr="009A3543">
        <w:rPr>
          <w:i/>
          <w:lang w:val="en-US"/>
        </w:rPr>
        <w:t>One night I arrived late, and the host prepared a meal for me that was very nice. I also met many nice people, got good recommendation”.</w:t>
      </w:r>
    </w:p>
    <w:p w14:paraId="0CEC0F14" w14:textId="56B64D07" w:rsidR="00187DDB" w:rsidRDefault="00187DDB" w:rsidP="00F324A7">
      <w:pPr>
        <w:rPr>
          <w:lang w:val="en-US"/>
        </w:rPr>
      </w:pPr>
      <w:r>
        <w:rPr>
          <w:lang w:val="en-US"/>
        </w:rPr>
        <w:t xml:space="preserve">The frequency of using AirBnB was diverse. About five respondents use AirBnB </w:t>
      </w:r>
      <w:r w:rsidR="004554B6">
        <w:rPr>
          <w:lang w:val="en-US"/>
        </w:rPr>
        <w:br/>
      </w:r>
      <w:r>
        <w:rPr>
          <w:lang w:val="en-US"/>
        </w:rPr>
        <w:t xml:space="preserve">1-2 per year, mostly for holiday that last about one week, with growing number of frequency the time spend in the destination is getting shorter. Two women said they use AirBnB 4-5 per year, but the duration of the stay is most often a weekend period. Two </w:t>
      </w:r>
      <w:r w:rsidR="002040EC">
        <w:rPr>
          <w:lang w:val="en-US"/>
        </w:rPr>
        <w:t>respondents also mentioned higher number (about 4-5 per year) but the main reason is business trips.</w:t>
      </w:r>
    </w:p>
    <w:p w14:paraId="108333FD" w14:textId="2AB5D771" w:rsidR="00222690" w:rsidRDefault="002040EC" w:rsidP="00F324A7">
      <w:pPr>
        <w:rPr>
          <w:lang w:val="en-US"/>
        </w:rPr>
      </w:pPr>
      <w:r>
        <w:rPr>
          <w:lang w:val="en-US"/>
        </w:rPr>
        <w:t xml:space="preserve">All respondents care about reviews, they consider reading reviews as some kind of preparation, especially as a way to find out some negative experiences of other travelers. On the other hand, three respondents mentioned that they do not believe the reviews 100%.  It has turned out, that nearly nobody would accommodate themselves in a room without review or they are not sure, so it seems like a vicious circle for the host. If they do not have reviews, hardly anybody would accommodate in theirs place and they do not even have a chance to get some reviews. </w:t>
      </w:r>
    </w:p>
    <w:p w14:paraId="2923D5F0" w14:textId="1D16D1FC" w:rsidR="002040EC" w:rsidRDefault="002040EC" w:rsidP="00F324A7">
      <w:pPr>
        <w:rPr>
          <w:lang w:val="en-US"/>
        </w:rPr>
      </w:pPr>
      <w:r>
        <w:rPr>
          <w:lang w:val="en-US"/>
        </w:rPr>
        <w:lastRenderedPageBreak/>
        <w:t>In my honest opinion, that is the reason, why is AirBnB experiencing issues with fake reviews.</w:t>
      </w:r>
      <w:r w:rsidR="008F47B4">
        <w:rPr>
          <w:lang w:val="en-US"/>
        </w:rPr>
        <w:t xml:space="preserve"> Often mentioned reason for not accommodating in a place without review was the risk, for example, Grace said, </w:t>
      </w:r>
      <w:r w:rsidR="008F47B4" w:rsidRPr="009A3543">
        <w:rPr>
          <w:i/>
          <w:lang w:val="en-US"/>
        </w:rPr>
        <w:t>“I would not probably accommodate myself there because I do not want to take a risk”</w:t>
      </w:r>
      <w:r w:rsidR="008F47B4">
        <w:rPr>
          <w:lang w:val="en-US"/>
        </w:rPr>
        <w:t xml:space="preserve">, Marie also said it seems risky for her and Simon said, </w:t>
      </w:r>
      <w:r w:rsidR="008F47B4" w:rsidRPr="009A3543">
        <w:rPr>
          <w:i/>
          <w:lang w:val="en-US"/>
        </w:rPr>
        <w:t>“I would accommodate there only alone, not with my wife”</w:t>
      </w:r>
      <w:r w:rsidR="008F47B4">
        <w:rPr>
          <w:lang w:val="en-US"/>
        </w:rPr>
        <w:t xml:space="preserve">. After these answers, it was more than clear that nobody would accommodate themselves in a room with bad review. </w:t>
      </w:r>
    </w:p>
    <w:p w14:paraId="2C25D6C3" w14:textId="1A6BF306" w:rsidR="00401B33" w:rsidRDefault="004C5621" w:rsidP="00F324A7">
      <w:pPr>
        <w:rPr>
          <w:lang w:val="en-US"/>
        </w:rPr>
      </w:pPr>
      <w:r>
        <w:rPr>
          <w:lang w:val="en-US"/>
        </w:rPr>
        <w:t xml:space="preserve">Five respondents consider AirBnB as a definitely better option of accommodation than hotels. Often they like that they can feel more comfortable, more like at home and they like the variety of places they can accommodate themselves in. Carolina said </w:t>
      </w:r>
      <w:r w:rsidRPr="009A3543">
        <w:rPr>
          <w:i/>
          <w:lang w:val="en-US"/>
        </w:rPr>
        <w:t>“…, some places offered on AirBnB are just so amazing, better than simple hotel”</w:t>
      </w:r>
      <w:r>
        <w:rPr>
          <w:lang w:val="en-US"/>
        </w:rPr>
        <w:t xml:space="preserve">. Sometimes respondents were not quite sure, what they prefer, for example, Grace said, </w:t>
      </w:r>
      <w:r w:rsidRPr="009A3543">
        <w:rPr>
          <w:i/>
          <w:lang w:val="en-US"/>
        </w:rPr>
        <w:t>“I always feel like at home in AirBnB, but I also like hotel service and big breakfast”</w:t>
      </w:r>
      <w:r>
        <w:rPr>
          <w:lang w:val="en-US"/>
        </w:rPr>
        <w:t xml:space="preserve">. Dimitar and Simon had similar opinion, both of them think that hotels offer more service and Dimitar also likes the fact that hotels already have a reputation. </w:t>
      </w:r>
      <w:r w:rsidR="00D24496">
        <w:rPr>
          <w:lang w:val="en-US"/>
        </w:rPr>
        <w:t xml:space="preserve">All of respondents would recommend using AirBnB to their friends, even though they themselves might prefer hotels, they still think AirBnB is a good option for accommodation. The topic about development of tourism in the destination </w:t>
      </w:r>
      <w:r w:rsidR="00D24496" w:rsidRPr="00D24496">
        <w:rPr>
          <w:lang w:val="en-US"/>
        </w:rPr>
        <w:t>caused a</w:t>
      </w:r>
      <w:r w:rsidR="00D24496">
        <w:rPr>
          <w:lang w:val="en-US"/>
        </w:rPr>
        <w:t xml:space="preserve"> </w:t>
      </w:r>
      <w:r w:rsidR="004554B6">
        <w:rPr>
          <w:lang w:val="en-US"/>
        </w:rPr>
        <w:t>bit</w:t>
      </w:r>
      <w:r w:rsidR="004554B6" w:rsidRPr="00D24496">
        <w:rPr>
          <w:lang w:val="en-US"/>
        </w:rPr>
        <w:t xml:space="preserve"> </w:t>
      </w:r>
      <w:r w:rsidR="00D24496" w:rsidRPr="00D24496">
        <w:rPr>
          <w:lang w:val="en-US"/>
        </w:rPr>
        <w:t>stronger emotions by some respondents</w:t>
      </w:r>
      <w:r w:rsidR="00D24496">
        <w:rPr>
          <w:lang w:val="en-US"/>
        </w:rPr>
        <w:t xml:space="preserve">. Most respondents (8) said that they think AirBnB helps to develop tourism but two respondents think that it is the opposite. Grace said </w:t>
      </w:r>
      <w:r w:rsidR="00D24496" w:rsidRPr="009A3543">
        <w:rPr>
          <w:i/>
          <w:lang w:val="en-US"/>
        </w:rPr>
        <w:t>“It used to think that it helps, but nowadays, there are sometimes too many AirBnB and I believe that locals are not happy about that, and also the city is crowded afterwards”</w:t>
      </w:r>
      <w:r w:rsidR="00D24496">
        <w:rPr>
          <w:lang w:val="en-US"/>
        </w:rPr>
        <w:t xml:space="preserve">, Dimitar said </w:t>
      </w:r>
      <w:r w:rsidR="00D24496" w:rsidRPr="009A3543">
        <w:rPr>
          <w:i/>
          <w:lang w:val="en-US"/>
        </w:rPr>
        <w:t>“It is destroying the tourism. Too many people arrive in the areas and it ruins the city”</w:t>
      </w:r>
      <w:r w:rsidR="00D24496">
        <w:rPr>
          <w:lang w:val="en-US"/>
        </w:rPr>
        <w:t>. He also mentioned that the fact he has</w:t>
      </w:r>
      <w:r w:rsidR="0060515E">
        <w:rPr>
          <w:lang w:val="en-US"/>
        </w:rPr>
        <w:t xml:space="preserve"> a strong opinion about this is</w:t>
      </w:r>
      <w:r w:rsidR="00D24496">
        <w:rPr>
          <w:lang w:val="en-US"/>
        </w:rPr>
        <w:t>, that he is currently living in the area where AirBnB is very extended so he sees that from other perspective.</w:t>
      </w:r>
      <w:r w:rsidR="0060515E">
        <w:rPr>
          <w:lang w:val="en-US"/>
        </w:rPr>
        <w:t xml:space="preserve"> Nobody of respondents has ever felt unsafe </w:t>
      </w:r>
      <w:r w:rsidR="0060515E" w:rsidRPr="0060515E">
        <w:rPr>
          <w:lang w:val="en-US"/>
        </w:rPr>
        <w:t>in conjunction with</w:t>
      </w:r>
      <w:r w:rsidR="0060515E">
        <w:rPr>
          <w:lang w:val="en-US"/>
        </w:rPr>
        <w:t xml:space="preserve"> AirBnB, but they often said that safety depends on individuals and also on the area. One respondent mentioned that even though he thinks AirBnB is safe, hotels are even safer in his opinion. The opinions about turning AirBnB mainly into business were surprisingly quite one-sided. </w:t>
      </w:r>
      <w:r w:rsidR="00D83D7D">
        <w:rPr>
          <w:lang w:val="en-US"/>
        </w:rPr>
        <w:t>Six</w:t>
      </w:r>
      <w:r w:rsidR="0060515E">
        <w:rPr>
          <w:lang w:val="en-US"/>
        </w:rPr>
        <w:t xml:space="preserve"> respondents have a strong opinion that AirBnB is turning into business and it is not about sharing home anymore. </w:t>
      </w:r>
    </w:p>
    <w:p w14:paraId="7A7838C2" w14:textId="77777777" w:rsidR="00401B33" w:rsidRDefault="00401B33">
      <w:pPr>
        <w:rPr>
          <w:lang w:val="en-US"/>
        </w:rPr>
      </w:pPr>
      <w:r>
        <w:rPr>
          <w:lang w:val="en-US"/>
        </w:rPr>
        <w:br w:type="page"/>
      </w:r>
    </w:p>
    <w:p w14:paraId="182813DC" w14:textId="42ACCE6E" w:rsidR="00F324A7" w:rsidRDefault="0060515E" w:rsidP="00F324A7">
      <w:pPr>
        <w:rPr>
          <w:lang w:val="en-US"/>
        </w:rPr>
      </w:pPr>
      <w:r>
        <w:rPr>
          <w:lang w:val="en-US"/>
        </w:rPr>
        <w:lastRenderedPageBreak/>
        <w:t xml:space="preserve">Two respondents were not sure </w:t>
      </w:r>
      <w:r w:rsidR="00D83D7D">
        <w:rPr>
          <w:lang w:val="en-US"/>
        </w:rPr>
        <w:t xml:space="preserve">what to think about this issue and other two respondents also think that AirBnB is turning mainly into business but without </w:t>
      </w:r>
      <w:r w:rsidR="00D83D7D" w:rsidRPr="00D83D7D">
        <w:rPr>
          <w:lang w:val="en-US"/>
        </w:rPr>
        <w:t>strong conviction</w:t>
      </w:r>
      <w:r w:rsidR="00D83D7D">
        <w:rPr>
          <w:lang w:val="en-US"/>
        </w:rPr>
        <w:t xml:space="preserve">. Jan added </w:t>
      </w:r>
      <w:r w:rsidR="00D83D7D" w:rsidRPr="009A3543">
        <w:rPr>
          <w:i/>
          <w:lang w:val="en-US"/>
        </w:rPr>
        <w:t>“…not that sure about villages, I think it is not such a big business for people who live in small villages”</w:t>
      </w:r>
    </w:p>
    <w:p w14:paraId="223C4150" w14:textId="509AE837" w:rsidR="00D83D7D" w:rsidRDefault="001547E4" w:rsidP="00F324A7">
      <w:pPr>
        <w:rPr>
          <w:lang w:val="en-US"/>
        </w:rPr>
      </w:pPr>
      <w:r>
        <w:rPr>
          <w:lang w:val="en-US"/>
        </w:rPr>
        <w:t>From the participating respondents, m</w:t>
      </w:r>
      <w:r w:rsidR="00D83D7D">
        <w:rPr>
          <w:lang w:val="en-US"/>
        </w:rPr>
        <w:t xml:space="preserve">ost </w:t>
      </w:r>
      <w:r>
        <w:rPr>
          <w:lang w:val="en-US"/>
        </w:rPr>
        <w:t>of them</w:t>
      </w:r>
      <w:r w:rsidR="00D83D7D">
        <w:rPr>
          <w:lang w:val="en-US"/>
        </w:rPr>
        <w:t xml:space="preserve"> (6) can speak </w:t>
      </w:r>
      <w:r w:rsidR="00112C67">
        <w:rPr>
          <w:lang w:val="en-US"/>
        </w:rPr>
        <w:t>two</w:t>
      </w:r>
      <w:r w:rsidR="00D83D7D">
        <w:rPr>
          <w:lang w:val="en-US"/>
        </w:rPr>
        <w:t xml:space="preserve"> foreign languages, three respondents can speak </w:t>
      </w:r>
      <w:r w:rsidR="00112C67">
        <w:rPr>
          <w:lang w:val="en-US"/>
        </w:rPr>
        <w:t>one</w:t>
      </w:r>
      <w:r w:rsidR="00D83D7D">
        <w:rPr>
          <w:lang w:val="en-US"/>
        </w:rPr>
        <w:t xml:space="preserve"> foreign language and respondent Anna, who travels a lot because of her job is fluent in </w:t>
      </w:r>
      <w:r w:rsidR="00112C67">
        <w:rPr>
          <w:lang w:val="en-US"/>
        </w:rPr>
        <w:t>three</w:t>
      </w:r>
      <w:r w:rsidR="00D83D7D">
        <w:rPr>
          <w:lang w:val="en-US"/>
        </w:rPr>
        <w:t xml:space="preserve"> foreign languages. The age scale of respondents </w:t>
      </w:r>
      <w:r>
        <w:rPr>
          <w:lang w:val="en-US"/>
        </w:rPr>
        <w:t>was from 22 years up to 43 years. Five men and five women were participating in the interviews, from nine countries (Sudan, Bulgaria, New Zealand, Belgium, Portugal, Italy, Czech Republic, Germany and UK). One student Marie was participating, two self – employed and seven workers from different fields (programmer, marketing, administrative, business).</w:t>
      </w:r>
    </w:p>
    <w:p w14:paraId="1C116D81" w14:textId="1222C4A1" w:rsidR="00B70EEB" w:rsidRPr="00C75E91" w:rsidRDefault="002B4894" w:rsidP="009A3543">
      <w:pPr>
        <w:ind w:firstLine="0"/>
        <w:rPr>
          <w:lang w:val="en-US"/>
        </w:rPr>
      </w:pPr>
      <w:r>
        <w:rPr>
          <w:lang w:val="en-US"/>
        </w:rPr>
        <w:tab/>
        <w:t>At the end of</w:t>
      </w:r>
      <w:r w:rsidR="00112C67">
        <w:rPr>
          <w:lang w:val="en-US"/>
        </w:rPr>
        <w:t xml:space="preserve"> the interview, each respondent was </w:t>
      </w:r>
      <w:r>
        <w:rPr>
          <w:lang w:val="en-US"/>
        </w:rPr>
        <w:t>asked for any thoughts or suggestions.</w:t>
      </w:r>
      <w:r w:rsidR="004554B6">
        <w:rPr>
          <w:lang w:val="en-US"/>
        </w:rPr>
        <w:t xml:space="preserve"> </w:t>
      </w:r>
      <w:r w:rsidR="1E71B9BF" w:rsidRPr="1E71B9BF">
        <w:rPr>
          <w:lang w:val="en-US"/>
        </w:rPr>
        <w:t xml:space="preserve">Mohamed – </w:t>
      </w:r>
      <w:r w:rsidR="1E71B9BF" w:rsidRPr="009A3543">
        <w:rPr>
          <w:i/>
          <w:lang w:val="en-US"/>
        </w:rPr>
        <w:t>“I read hosts complain from App managers, it's all about making money, like UBER but instead they use people's houses. AirBnB let people like me from low economy countries to spend a wonderful stay abroad in very reasonable prices.”</w:t>
      </w:r>
      <w:r w:rsidR="1E71B9BF" w:rsidRPr="1E71B9BF">
        <w:rPr>
          <w:lang w:val="en-US"/>
        </w:rPr>
        <w:t xml:space="preserve"> </w:t>
      </w:r>
      <w:r w:rsidR="00BE5906">
        <w:rPr>
          <w:lang w:val="en-US"/>
        </w:rPr>
        <w:t xml:space="preserve">Dimitar – </w:t>
      </w:r>
      <w:r w:rsidR="00BE5906" w:rsidRPr="009A3543">
        <w:rPr>
          <w:i/>
          <w:lang w:val="en-US"/>
        </w:rPr>
        <w:t>“I mainly use Airbnb with my family. It is more comfortable for us when we can rent a guest house with a kitchen and a place for them to play safely outside.”</w:t>
      </w:r>
      <w:r w:rsidR="004554B6">
        <w:rPr>
          <w:i/>
          <w:lang w:val="en-US"/>
        </w:rPr>
        <w:t xml:space="preserve"> </w:t>
      </w:r>
      <w:r w:rsidR="00F324A7" w:rsidRPr="00C75E91">
        <w:rPr>
          <w:lang w:val="en-US"/>
        </w:rPr>
        <w:t xml:space="preserve">Grace </w:t>
      </w:r>
      <w:r w:rsidR="003B328D" w:rsidRPr="00C75E91">
        <w:rPr>
          <w:lang w:val="en-US"/>
        </w:rPr>
        <w:t>–</w:t>
      </w:r>
      <w:r w:rsidR="00F324A7" w:rsidRPr="00C75E91">
        <w:rPr>
          <w:lang w:val="en-US"/>
        </w:rPr>
        <w:t xml:space="preserve"> </w:t>
      </w:r>
      <w:r w:rsidR="003B328D" w:rsidRPr="009A3543">
        <w:rPr>
          <w:i/>
          <w:lang w:val="en-US"/>
        </w:rPr>
        <w:t>“</w:t>
      </w:r>
      <w:r w:rsidR="00F324A7" w:rsidRPr="009A3543">
        <w:rPr>
          <w:i/>
          <w:lang w:val="en-US"/>
        </w:rPr>
        <w:t>I like the idea of AirBnB, to feel like home, but I think it should be better controlled, especially the amount of AirBnB in main cities.</w:t>
      </w:r>
      <w:r w:rsidR="003B328D" w:rsidRPr="009A3543">
        <w:rPr>
          <w:i/>
          <w:lang w:val="en-US"/>
        </w:rPr>
        <w:t>”</w:t>
      </w:r>
      <w:r w:rsidR="004554B6">
        <w:rPr>
          <w:i/>
          <w:lang w:val="en-US"/>
        </w:rPr>
        <w:t xml:space="preserve"> </w:t>
      </w:r>
      <w:r w:rsidR="00BE5906">
        <w:rPr>
          <w:lang w:val="en-US"/>
        </w:rPr>
        <w:t xml:space="preserve">Milton – </w:t>
      </w:r>
      <w:r w:rsidR="00BE5906" w:rsidRPr="009A3543">
        <w:rPr>
          <w:i/>
          <w:lang w:val="en-US"/>
        </w:rPr>
        <w:t>“I think the fact that many hosts have turned AirBnB into a commercial business is taking away from the original intention of the AirBnB experience and hurting local people in terms of removing market rentals from the marketplace. I am currently looking for alternatives to AirBnB in my travels.”</w:t>
      </w:r>
      <w:r w:rsidR="004554B6">
        <w:rPr>
          <w:lang w:val="en-US"/>
        </w:rPr>
        <w:t xml:space="preserve"> </w:t>
      </w:r>
      <w:r w:rsidR="00F324A7" w:rsidRPr="00C75E91">
        <w:rPr>
          <w:lang w:val="en-US"/>
        </w:rPr>
        <w:t xml:space="preserve">Jan </w:t>
      </w:r>
      <w:r w:rsidR="003B328D" w:rsidRPr="00C75E91">
        <w:rPr>
          <w:lang w:val="en-US"/>
        </w:rPr>
        <w:t>–</w:t>
      </w:r>
      <w:r w:rsidR="00F324A7" w:rsidRPr="00C75E91">
        <w:rPr>
          <w:lang w:val="en-US"/>
        </w:rPr>
        <w:t xml:space="preserve"> </w:t>
      </w:r>
      <w:r w:rsidR="003B328D" w:rsidRPr="009A3543">
        <w:rPr>
          <w:i/>
          <w:lang w:val="en-US"/>
        </w:rPr>
        <w:t>“</w:t>
      </w:r>
      <w:r w:rsidR="00F324A7" w:rsidRPr="009A3543">
        <w:rPr>
          <w:i/>
          <w:lang w:val="en-US"/>
        </w:rPr>
        <w:t>I think,</w:t>
      </w:r>
      <w:r w:rsidR="003B328D" w:rsidRPr="009A3543">
        <w:rPr>
          <w:i/>
          <w:lang w:val="en-US"/>
        </w:rPr>
        <w:t xml:space="preserve"> </w:t>
      </w:r>
      <w:r w:rsidR="00F324A7" w:rsidRPr="009A3543">
        <w:rPr>
          <w:i/>
          <w:lang w:val="en-US"/>
        </w:rPr>
        <w:t>in bigger citie</w:t>
      </w:r>
      <w:r w:rsidR="003B328D" w:rsidRPr="009A3543">
        <w:rPr>
          <w:i/>
          <w:lang w:val="en-US"/>
        </w:rPr>
        <w:t>s, the regulation is necessary,</w:t>
      </w:r>
      <w:r w:rsidR="00F324A7" w:rsidRPr="009A3543">
        <w:rPr>
          <w:i/>
          <w:lang w:val="en-US"/>
        </w:rPr>
        <w:t xml:space="preserve"> it brings mor</w:t>
      </w:r>
      <w:r w:rsidR="003B328D" w:rsidRPr="009A3543">
        <w:rPr>
          <w:i/>
          <w:lang w:val="en-US"/>
        </w:rPr>
        <w:t>e problems than positive things</w:t>
      </w:r>
      <w:r w:rsidR="00F324A7" w:rsidRPr="009A3543">
        <w:rPr>
          <w:i/>
          <w:lang w:val="en-US"/>
        </w:rPr>
        <w:t>. On the other hand, I have experienced older couple as a host and I think that the option really help</w:t>
      </w:r>
      <w:r w:rsidR="00B70EEB" w:rsidRPr="009A3543">
        <w:rPr>
          <w:i/>
          <w:lang w:val="en-US"/>
        </w:rPr>
        <w:t>s them to “be part of the world”</w:t>
      </w:r>
      <w:r w:rsidR="00F324A7" w:rsidRPr="009A3543">
        <w:rPr>
          <w:i/>
          <w:lang w:val="en-US"/>
        </w:rPr>
        <w:t>. I think it is not that much about money for them but about h</w:t>
      </w:r>
      <w:r w:rsidR="00B70EEB" w:rsidRPr="009A3543">
        <w:rPr>
          <w:i/>
          <w:lang w:val="en-US"/>
        </w:rPr>
        <w:t>elping people and show them their world</w:t>
      </w:r>
      <w:r w:rsidR="00F324A7" w:rsidRPr="009A3543">
        <w:rPr>
          <w:i/>
          <w:lang w:val="en-US"/>
        </w:rPr>
        <w:t>.</w:t>
      </w:r>
      <w:r w:rsidR="003B328D" w:rsidRPr="009A3543">
        <w:rPr>
          <w:i/>
          <w:lang w:val="en-US"/>
        </w:rPr>
        <w:t>”</w:t>
      </w:r>
      <w:r w:rsidR="004554B6">
        <w:rPr>
          <w:lang w:val="en-US"/>
        </w:rPr>
        <w:t xml:space="preserve"> </w:t>
      </w:r>
      <w:r w:rsidR="00F324A7" w:rsidRPr="00C75E91">
        <w:rPr>
          <w:lang w:val="en-US"/>
        </w:rPr>
        <w:t xml:space="preserve">Anna </w:t>
      </w:r>
      <w:r w:rsidR="003B328D" w:rsidRPr="00C75E91">
        <w:rPr>
          <w:lang w:val="en-US"/>
        </w:rPr>
        <w:t>–</w:t>
      </w:r>
      <w:r w:rsidR="00F324A7" w:rsidRPr="00C75E91">
        <w:rPr>
          <w:lang w:val="en-US"/>
        </w:rPr>
        <w:t xml:space="preserve"> </w:t>
      </w:r>
      <w:r w:rsidR="003B328D" w:rsidRPr="009A3543">
        <w:rPr>
          <w:i/>
          <w:lang w:val="en-US"/>
        </w:rPr>
        <w:t>“</w:t>
      </w:r>
      <w:r w:rsidR="00F324A7" w:rsidRPr="009A3543">
        <w:rPr>
          <w:i/>
          <w:lang w:val="en-US"/>
        </w:rPr>
        <w:t>I use AirBnB quite often for my business trips and I have to say I am very pleased with the service. I appreciate the freedom of having own apartment, be able to cook for myself, everything is just perfect. I had also a luck that my hosts were always very kind.</w:t>
      </w:r>
      <w:r w:rsidR="003B328D" w:rsidRPr="009A3543">
        <w:rPr>
          <w:i/>
          <w:lang w:val="en-US"/>
        </w:rPr>
        <w:t>”</w:t>
      </w:r>
      <w:r w:rsidR="004554B6">
        <w:rPr>
          <w:i/>
          <w:lang w:val="en-US"/>
        </w:rPr>
        <w:t xml:space="preserve"> </w:t>
      </w:r>
      <w:r w:rsidR="00B70EEB">
        <w:rPr>
          <w:lang w:val="en-US"/>
        </w:rPr>
        <w:t xml:space="preserve">Simon – </w:t>
      </w:r>
      <w:r w:rsidR="00B70EEB" w:rsidRPr="009A3543">
        <w:rPr>
          <w:i/>
          <w:lang w:val="en-US"/>
        </w:rPr>
        <w:t xml:space="preserve">“To be honest, I prefer hotel accommodation, but when I want to escape to the quiet area, there are not usually hotels, so I choose AirBnB. But I </w:t>
      </w:r>
      <w:r w:rsidR="00B70EEB" w:rsidRPr="009A3543">
        <w:rPr>
          <w:i/>
          <w:lang w:val="en-US"/>
        </w:rPr>
        <w:lastRenderedPageBreak/>
        <w:t>have to say that I have very good experience as I mentioned before, nice cottage, nice people, but still I like the service that hotels offer.”</w:t>
      </w:r>
    </w:p>
    <w:p w14:paraId="73403C36" w14:textId="39FDC8F9" w:rsidR="00665432" w:rsidRPr="00C75E91" w:rsidRDefault="00665432">
      <w:pPr>
        <w:rPr>
          <w:lang w:val="en-US"/>
        </w:rPr>
      </w:pPr>
    </w:p>
    <w:p w14:paraId="7044C535" w14:textId="6734FA65" w:rsidR="00F324A7" w:rsidRDefault="00F324A7" w:rsidP="00F80CBD">
      <w:pPr>
        <w:pStyle w:val="Nadpis1"/>
        <w:numPr>
          <w:ilvl w:val="0"/>
          <w:numId w:val="3"/>
        </w:numPr>
        <w:rPr>
          <w:lang w:val="en-US"/>
        </w:rPr>
      </w:pPr>
      <w:r w:rsidRPr="00C75E91">
        <w:rPr>
          <w:lang w:val="en-US"/>
        </w:rPr>
        <w:br w:type="page"/>
      </w:r>
      <w:r w:rsidR="00F80CBD">
        <w:rPr>
          <w:lang w:val="en-US"/>
        </w:rPr>
        <w:lastRenderedPageBreak/>
        <w:t>Suggestions</w:t>
      </w:r>
    </w:p>
    <w:p w14:paraId="60DB1AAF" w14:textId="09C21A52" w:rsidR="00213909" w:rsidRDefault="003914DE">
      <w:pPr>
        <w:rPr>
          <w:lang w:val="en-US"/>
        </w:rPr>
      </w:pPr>
      <w:r>
        <w:rPr>
          <w:lang w:val="en-US"/>
        </w:rPr>
        <w:t xml:space="preserve">AirBnB has definitely impact in many different fields. For the economy, AirBnB </w:t>
      </w:r>
      <w:r w:rsidR="00120397">
        <w:rPr>
          <w:lang w:val="en-US"/>
        </w:rPr>
        <w:t>has</w:t>
      </w:r>
      <w:r>
        <w:rPr>
          <w:lang w:val="en-US"/>
        </w:rPr>
        <w:t xml:space="preserve"> </w:t>
      </w:r>
      <w:r w:rsidR="00120397">
        <w:rPr>
          <w:lang w:val="en-US"/>
        </w:rPr>
        <w:t>significant role. It brings</w:t>
      </w:r>
      <w:r w:rsidR="00886419">
        <w:rPr>
          <w:lang w:val="en-US"/>
        </w:rPr>
        <w:t xml:space="preserve"> even more</w:t>
      </w:r>
      <w:r w:rsidR="00120397">
        <w:rPr>
          <w:lang w:val="en-US"/>
        </w:rPr>
        <w:t xml:space="preserve"> tourists in the area and with theirs spending, the economy can grow.</w:t>
      </w:r>
      <w:r w:rsidR="00FF221D">
        <w:rPr>
          <w:lang w:val="en-US"/>
        </w:rPr>
        <w:t xml:space="preserve"> </w:t>
      </w:r>
      <w:r w:rsidR="00120397">
        <w:rPr>
          <w:lang w:val="en-US"/>
        </w:rPr>
        <w:t>However, there is also a place for reflection. Is the higher number of incoming tourist good for the island?</w:t>
      </w:r>
      <w:r w:rsidR="00886419">
        <w:rPr>
          <w:lang w:val="en-US"/>
        </w:rPr>
        <w:t xml:space="preserve"> Is it good for the beautiful nature?</w:t>
      </w:r>
      <w:r w:rsidR="00FF221D">
        <w:rPr>
          <w:lang w:val="en-US"/>
        </w:rPr>
        <w:t xml:space="preserve"> </w:t>
      </w:r>
      <w:r w:rsidR="0045554E">
        <w:rPr>
          <w:lang w:val="en-US"/>
        </w:rPr>
        <w:t>The frequent answer from the survey was, that AirBnB helps to develop tourism in the area. But as we can see the situation in other cities, without any limitation, tourism could get massive and it could slowly destroy the whole place. Especially with this beautiful island, it is important to realize that too many people will not have a positive effect on the nature and probably not even on the island itself.</w:t>
      </w:r>
      <w:r w:rsidR="00F025DD">
        <w:rPr>
          <w:lang w:val="en-US"/>
        </w:rPr>
        <w:t xml:space="preserve"> </w:t>
      </w:r>
      <w:r w:rsidR="00213909">
        <w:rPr>
          <w:lang w:val="en-US"/>
        </w:rPr>
        <w:t>I</w:t>
      </w:r>
      <w:r w:rsidR="00401320">
        <w:rPr>
          <w:lang w:val="en-US"/>
        </w:rPr>
        <w:t>f the number of listings on AirBnB or other sites grows, I would definitely suggest some kind of regulation, possibly the number of days people can rent. I think that especially island should be aware about the danger of massive tourism.</w:t>
      </w:r>
    </w:p>
    <w:p w14:paraId="7676DF3D" w14:textId="1CF79350" w:rsidR="005D1430" w:rsidRDefault="005D1430">
      <w:pPr>
        <w:rPr>
          <w:lang w:val="en-US"/>
        </w:rPr>
      </w:pPr>
      <w:bookmarkStart w:id="34" w:name="_GoBack"/>
      <w:commentRangeStart w:id="35"/>
      <w:r>
        <w:rPr>
          <w:lang w:val="en-US"/>
        </w:rPr>
        <w:t xml:space="preserve">AirBnB and the other types of shared accommodation are still growing in popularity. </w:t>
      </w:r>
      <w:bookmarkEnd w:id="34"/>
      <w:r>
        <w:rPr>
          <w:lang w:val="en-US"/>
        </w:rPr>
        <w:t xml:space="preserve">However, </w:t>
      </w:r>
      <w:r w:rsidR="007B1509">
        <w:rPr>
          <w:lang w:val="en-US"/>
        </w:rPr>
        <w:t>definitely some places</w:t>
      </w:r>
      <w:r>
        <w:rPr>
          <w:lang w:val="en-US"/>
        </w:rPr>
        <w:t xml:space="preserve"> might be improved. Respondents themselves proposed some of the suggestions, the others came to my mind</w:t>
      </w:r>
      <w:r w:rsidR="00152CA8">
        <w:rPr>
          <w:lang w:val="en-US"/>
        </w:rPr>
        <w:t xml:space="preserve"> while I was talking to them or finding information about AirBnB in general.</w:t>
      </w:r>
      <w:r w:rsidR="0030680A">
        <w:rPr>
          <w:lang w:val="en-US"/>
        </w:rPr>
        <w:t xml:space="preserve"> Both groups, providers and visitors have a big impact on future of AirBnB. When respondents want to provide amazing stay to their visitor, they should follow some rules and tips, because happy visitor is the best rating. On the other hand, visitors should also behave in a specific way, so they could have</w:t>
      </w:r>
      <w:r w:rsidR="00F025DD">
        <w:rPr>
          <w:lang w:val="en-US"/>
        </w:rPr>
        <w:t xml:space="preserve"> </w:t>
      </w:r>
      <w:r w:rsidR="0030680A">
        <w:rPr>
          <w:lang w:val="en-US"/>
        </w:rPr>
        <w:t>a pleasant stay.</w:t>
      </w:r>
      <w:r w:rsidR="00F025DD">
        <w:rPr>
          <w:lang w:val="en-US"/>
        </w:rPr>
        <w:t xml:space="preserve"> The following part suggest some tips for providers, what to do to make their visitor pleased, so they could give the host a good rating.</w:t>
      </w:r>
      <w:commentRangeEnd w:id="35"/>
      <w:r w:rsidR="009D0CF1">
        <w:rPr>
          <w:rStyle w:val="Odkaznakoment"/>
        </w:rPr>
        <w:commentReference w:id="35"/>
      </w:r>
    </w:p>
    <w:p w14:paraId="438BE1F4" w14:textId="68C7BDD6" w:rsidR="00152CA8" w:rsidRDefault="1E71B9BF" w:rsidP="1E71B9BF">
      <w:pPr>
        <w:pStyle w:val="Odstavecseseznamem"/>
        <w:numPr>
          <w:ilvl w:val="0"/>
          <w:numId w:val="38"/>
        </w:numPr>
        <w:rPr>
          <w:lang w:val="en-US"/>
        </w:rPr>
      </w:pPr>
      <w:r w:rsidRPr="009A3543">
        <w:rPr>
          <w:b/>
          <w:lang w:val="en-US"/>
        </w:rPr>
        <w:t>Being nice and honest</w:t>
      </w:r>
      <w:r w:rsidRPr="1E71B9BF">
        <w:rPr>
          <w:lang w:val="en-US"/>
        </w:rPr>
        <w:t xml:space="preserve"> – this suggestion might seem obvious, but it was often mentioned by respondents, so it is probably not that common. </w:t>
      </w:r>
    </w:p>
    <w:p w14:paraId="67B11792" w14:textId="307FBEAB" w:rsidR="00152CA8" w:rsidRDefault="00152CA8" w:rsidP="00152CA8">
      <w:pPr>
        <w:pStyle w:val="Odstavecseseznamem"/>
        <w:numPr>
          <w:ilvl w:val="0"/>
          <w:numId w:val="38"/>
        </w:numPr>
        <w:rPr>
          <w:lang w:val="en-US"/>
        </w:rPr>
      </w:pPr>
      <w:r w:rsidRPr="009A3543">
        <w:rPr>
          <w:b/>
          <w:lang w:val="en-US"/>
        </w:rPr>
        <w:t>Little snack</w:t>
      </w:r>
      <w:r>
        <w:rPr>
          <w:lang w:val="en-US"/>
        </w:rPr>
        <w:t xml:space="preserve"> – having a bit of food is a big benefit, especially when guests arrive late in the evening/</w:t>
      </w:r>
      <w:r w:rsidR="00D9501F">
        <w:rPr>
          <w:lang w:val="en-US"/>
        </w:rPr>
        <w:t xml:space="preserve">at </w:t>
      </w:r>
      <w:r>
        <w:rPr>
          <w:lang w:val="en-US"/>
        </w:rPr>
        <w:t>night</w:t>
      </w:r>
      <w:r w:rsidR="00D9501F">
        <w:rPr>
          <w:lang w:val="en-US"/>
        </w:rPr>
        <w:t>. Someone might argue about the costs, but it is not necessary to have a full fridge, it would be enough to offer a piece of bread with cheese or some crackers. Another suggestion is also connected with food and that is baking. Little cake is never a wrong step, guests will love it and it will make the place smell amazing.</w:t>
      </w:r>
    </w:p>
    <w:p w14:paraId="2D24F215" w14:textId="7D67CAD2" w:rsidR="0030680A" w:rsidRDefault="56B0F703" w:rsidP="0030680A">
      <w:pPr>
        <w:pStyle w:val="Odstavecseseznamem"/>
        <w:numPr>
          <w:ilvl w:val="0"/>
          <w:numId w:val="38"/>
        </w:numPr>
        <w:rPr>
          <w:lang w:val="en-US"/>
        </w:rPr>
      </w:pPr>
      <w:r w:rsidRPr="009A3543">
        <w:rPr>
          <w:b/>
          <w:lang w:val="en-US"/>
        </w:rPr>
        <w:t>Good quality pictures</w:t>
      </w:r>
      <w:r w:rsidRPr="56B0F703">
        <w:rPr>
          <w:lang w:val="en-US"/>
        </w:rPr>
        <w:t xml:space="preserve"> – pictures are what decide if people accommodate in the place or not, so it is desirable to have quality pictures or even a video to </w:t>
      </w:r>
      <w:r w:rsidRPr="56B0F703">
        <w:rPr>
          <w:lang w:val="en-US"/>
        </w:rPr>
        <w:lastRenderedPageBreak/>
        <w:t>show the place. Sometimes the place looks good in person, but the pictures are very bad, and the host is losing the booking thanks to that</w:t>
      </w:r>
      <w:r w:rsidR="0030680A">
        <w:rPr>
          <w:lang w:val="en-US"/>
        </w:rPr>
        <w:t>.</w:t>
      </w:r>
    </w:p>
    <w:p w14:paraId="450865EA" w14:textId="51546148" w:rsidR="00D9501F" w:rsidRPr="0030680A" w:rsidRDefault="56B0F703" w:rsidP="0030680A">
      <w:pPr>
        <w:pStyle w:val="Odstavecseseznamem"/>
        <w:numPr>
          <w:ilvl w:val="0"/>
          <w:numId w:val="38"/>
        </w:numPr>
        <w:rPr>
          <w:lang w:val="en-US"/>
        </w:rPr>
      </w:pPr>
      <w:r w:rsidRPr="0030680A">
        <w:rPr>
          <w:b/>
          <w:lang w:val="en-US"/>
        </w:rPr>
        <w:t>Cleanliness</w:t>
      </w:r>
      <w:r w:rsidRPr="0030680A">
        <w:rPr>
          <w:lang w:val="en-US"/>
        </w:rPr>
        <w:t xml:space="preserve"> – another obvious suggestion, but it is definitely worthy to take a time to properly clean the place, no one wants to find a hair in the bathroom or anywhere else.</w:t>
      </w:r>
    </w:p>
    <w:p w14:paraId="485CEF74" w14:textId="4C7DBD3E" w:rsidR="009601D2" w:rsidRDefault="009601D2" w:rsidP="00152CA8">
      <w:pPr>
        <w:pStyle w:val="Odstavecseseznamem"/>
        <w:numPr>
          <w:ilvl w:val="0"/>
          <w:numId w:val="38"/>
        </w:numPr>
        <w:rPr>
          <w:lang w:val="en-US"/>
        </w:rPr>
      </w:pPr>
      <w:r w:rsidRPr="009A3543">
        <w:rPr>
          <w:b/>
          <w:lang w:val="en-US"/>
        </w:rPr>
        <w:t>Make the place smell nice</w:t>
      </w:r>
      <w:r>
        <w:rPr>
          <w:lang w:val="en-US"/>
        </w:rPr>
        <w:t xml:space="preserve"> – I would guess that many people do not know, how much can smell of the place affect the guests. It would be nice to light an aroma lamp or candle with nice comforting smell, but it is important not to choose very strong smells, that could have the opposite effect.</w:t>
      </w:r>
    </w:p>
    <w:p w14:paraId="0ED1E412" w14:textId="0F2DE92E" w:rsidR="009601D2" w:rsidRDefault="56B0F703" w:rsidP="56B0F703">
      <w:pPr>
        <w:pStyle w:val="Odstavecseseznamem"/>
        <w:numPr>
          <w:ilvl w:val="0"/>
          <w:numId w:val="38"/>
        </w:numPr>
        <w:rPr>
          <w:lang w:val="en-US"/>
        </w:rPr>
      </w:pPr>
      <w:r w:rsidRPr="009A3543">
        <w:rPr>
          <w:b/>
          <w:lang w:val="en-US"/>
        </w:rPr>
        <w:t>Cooperation</w:t>
      </w:r>
      <w:r w:rsidRPr="56B0F703">
        <w:rPr>
          <w:lang w:val="en-US"/>
        </w:rPr>
        <w:t xml:space="preserve"> – if possible, cooperation with other business might be beneficial. For example, offering a coupon for breakfast in nearby coffee shop</w:t>
      </w:r>
    </w:p>
    <w:p w14:paraId="4742DE92" w14:textId="457EA491" w:rsidR="00BE5906" w:rsidRDefault="00BE5906" w:rsidP="00152CA8">
      <w:pPr>
        <w:pStyle w:val="Odstavecseseznamem"/>
        <w:numPr>
          <w:ilvl w:val="0"/>
          <w:numId w:val="38"/>
        </w:numPr>
        <w:rPr>
          <w:lang w:val="en-US"/>
        </w:rPr>
      </w:pPr>
      <w:r w:rsidRPr="009A3543">
        <w:rPr>
          <w:b/>
          <w:lang w:val="en-US"/>
        </w:rPr>
        <w:t>Recommendation –</w:t>
      </w:r>
      <w:r>
        <w:rPr>
          <w:lang w:val="en-US"/>
        </w:rPr>
        <w:t xml:space="preserve"> travelers usually appreciate recommendation from locals, places to visit, to eat out…</w:t>
      </w:r>
    </w:p>
    <w:p w14:paraId="267C2D2A" w14:textId="3CC64E1D" w:rsidR="0030680A" w:rsidRDefault="00F025DD" w:rsidP="0030680A">
      <w:pPr>
        <w:rPr>
          <w:lang w:val="en-US"/>
        </w:rPr>
      </w:pPr>
      <w:r>
        <w:rPr>
          <w:lang w:val="en-US"/>
        </w:rPr>
        <w:t>This part will be focused also on suggestions but now for visitors</w:t>
      </w:r>
      <w:r w:rsidR="00213909">
        <w:rPr>
          <w:lang w:val="en-US"/>
        </w:rPr>
        <w:t>, what they should or could do. Some tips are highly suggested, like being respectful, other are just recommendation, like bringing a present.</w:t>
      </w:r>
    </w:p>
    <w:p w14:paraId="1FFC91FD" w14:textId="2F5CA3AB" w:rsidR="00F025DD" w:rsidRPr="00F025DD" w:rsidRDefault="00F025DD" w:rsidP="00F025DD">
      <w:pPr>
        <w:pStyle w:val="Odstavecseseznamem"/>
        <w:numPr>
          <w:ilvl w:val="0"/>
          <w:numId w:val="44"/>
        </w:numPr>
        <w:rPr>
          <w:lang w:val="en-US"/>
        </w:rPr>
      </w:pPr>
      <w:r w:rsidRPr="009A3543">
        <w:rPr>
          <w:b/>
          <w:lang w:val="en-US"/>
        </w:rPr>
        <w:t>Being nice and honest</w:t>
      </w:r>
      <w:ins w:id="36" w:author="janecp00" w:date="2020-02-13T09:23:00Z">
        <w:r w:rsidR="009D0CF1">
          <w:rPr>
            <w:b/>
            <w:lang w:val="en-US"/>
          </w:rPr>
          <w:t>.</w:t>
        </w:r>
      </w:ins>
    </w:p>
    <w:p w14:paraId="5EC357A7" w14:textId="1A77FBCB" w:rsidR="00F025DD" w:rsidRPr="00F025DD" w:rsidRDefault="00F025DD" w:rsidP="00F025DD">
      <w:pPr>
        <w:pStyle w:val="Odstavecseseznamem"/>
        <w:numPr>
          <w:ilvl w:val="0"/>
          <w:numId w:val="44"/>
        </w:numPr>
        <w:rPr>
          <w:lang w:val="en-US"/>
        </w:rPr>
      </w:pPr>
      <w:r>
        <w:rPr>
          <w:b/>
          <w:lang w:val="en-US"/>
        </w:rPr>
        <w:t xml:space="preserve">Bring a little present – </w:t>
      </w:r>
      <w:r w:rsidRPr="00F025DD">
        <w:rPr>
          <w:lang w:val="en-US"/>
        </w:rPr>
        <w:t>especially when visiting a foreign country</w:t>
      </w:r>
      <w:r>
        <w:rPr>
          <w:lang w:val="en-US"/>
        </w:rPr>
        <w:t>, it is really nice to let the host know a little bit about your country. It might be a traditional sweet, little coffee or anything else you like, or you are proud of.</w:t>
      </w:r>
    </w:p>
    <w:p w14:paraId="0ED77CC0" w14:textId="2B72F5D7" w:rsidR="00F025DD" w:rsidRPr="00F025DD" w:rsidRDefault="00F025DD" w:rsidP="00F025DD">
      <w:pPr>
        <w:pStyle w:val="Odstavecseseznamem"/>
        <w:numPr>
          <w:ilvl w:val="0"/>
          <w:numId w:val="44"/>
        </w:numPr>
        <w:rPr>
          <w:lang w:val="en-US"/>
        </w:rPr>
      </w:pPr>
      <w:r>
        <w:rPr>
          <w:b/>
          <w:lang w:val="en-US"/>
        </w:rPr>
        <w:t xml:space="preserve">Do not make too much noise and be thoughtful about neighbors – </w:t>
      </w:r>
      <w:r w:rsidRPr="00F025DD">
        <w:rPr>
          <w:lang w:val="en-US"/>
        </w:rPr>
        <w:t xml:space="preserve">nobody wants to </w:t>
      </w:r>
      <w:r>
        <w:rPr>
          <w:lang w:val="en-US"/>
        </w:rPr>
        <w:t>listen to the loud noise from the other side of the wall. Be respectful, not everyone is having a holiday and they just want to sleep calmly during the night.</w:t>
      </w:r>
    </w:p>
    <w:p w14:paraId="7581486F" w14:textId="6938D471" w:rsidR="00F025DD" w:rsidRDefault="00F025DD" w:rsidP="00F025DD">
      <w:pPr>
        <w:pStyle w:val="Odstavecseseznamem"/>
        <w:numPr>
          <w:ilvl w:val="0"/>
          <w:numId w:val="44"/>
        </w:numPr>
        <w:rPr>
          <w:lang w:val="en-US"/>
        </w:rPr>
      </w:pPr>
      <w:r w:rsidRPr="00F025DD">
        <w:rPr>
          <w:b/>
          <w:lang w:val="en-US"/>
        </w:rPr>
        <w:t>Do not leave a mess</w:t>
      </w:r>
      <w:r>
        <w:rPr>
          <w:b/>
          <w:lang w:val="en-US"/>
        </w:rPr>
        <w:t xml:space="preserve"> </w:t>
      </w:r>
      <w:r w:rsidR="00213909">
        <w:rPr>
          <w:b/>
          <w:lang w:val="en-US"/>
        </w:rPr>
        <w:t>–</w:t>
      </w:r>
      <w:r>
        <w:rPr>
          <w:b/>
          <w:lang w:val="en-US"/>
        </w:rPr>
        <w:t xml:space="preserve"> </w:t>
      </w:r>
      <w:r w:rsidR="00213909" w:rsidRPr="00213909">
        <w:rPr>
          <w:lang w:val="en-US"/>
        </w:rPr>
        <w:t>in my opinion, this should</w:t>
      </w:r>
      <w:r w:rsidR="00213909">
        <w:rPr>
          <w:lang w:val="en-US"/>
        </w:rPr>
        <w:t xml:space="preserve"> be common. Do not leave dirty dishes in the sink, clean after yourself.</w:t>
      </w:r>
    </w:p>
    <w:p w14:paraId="443ADBE0" w14:textId="0FFFB10A" w:rsidR="00213909" w:rsidRDefault="00213909" w:rsidP="00F025DD">
      <w:pPr>
        <w:pStyle w:val="Odstavecseseznamem"/>
        <w:numPr>
          <w:ilvl w:val="0"/>
          <w:numId w:val="44"/>
        </w:numPr>
        <w:rPr>
          <w:lang w:val="en-US"/>
        </w:rPr>
      </w:pPr>
      <w:r>
        <w:rPr>
          <w:b/>
          <w:lang w:val="en-US"/>
        </w:rPr>
        <w:t>Take your time when choosing the place –</w:t>
      </w:r>
      <w:r>
        <w:rPr>
          <w:lang w:val="en-US"/>
        </w:rPr>
        <w:t xml:space="preserve"> if you can, do not rush, take your time to read all evaluations</w:t>
      </w:r>
      <w:ins w:id="37" w:author="janecp00" w:date="2020-02-13T09:23:00Z">
        <w:r w:rsidR="009D0CF1">
          <w:rPr>
            <w:lang w:val="en-US"/>
          </w:rPr>
          <w:t>.</w:t>
        </w:r>
      </w:ins>
    </w:p>
    <w:p w14:paraId="473E2533" w14:textId="5F377EE8" w:rsidR="00213909" w:rsidRPr="00F025DD" w:rsidRDefault="00213909" w:rsidP="00F025DD">
      <w:pPr>
        <w:pStyle w:val="Odstavecseseznamem"/>
        <w:numPr>
          <w:ilvl w:val="0"/>
          <w:numId w:val="44"/>
        </w:numPr>
        <w:rPr>
          <w:lang w:val="en-US"/>
        </w:rPr>
      </w:pPr>
      <w:r>
        <w:rPr>
          <w:b/>
          <w:lang w:val="en-US"/>
        </w:rPr>
        <w:t>Trust in yourself –</w:t>
      </w:r>
      <w:r>
        <w:rPr>
          <w:lang w:val="en-US"/>
        </w:rPr>
        <w:t xml:space="preserve"> if you are not sure about the place, trust your intuition and search for another place</w:t>
      </w:r>
      <w:ins w:id="38" w:author="janecp00" w:date="2020-02-13T09:23:00Z">
        <w:r w:rsidR="009D0CF1">
          <w:rPr>
            <w:lang w:val="en-US"/>
          </w:rPr>
          <w:t>.</w:t>
        </w:r>
      </w:ins>
    </w:p>
    <w:p w14:paraId="536785A3" w14:textId="77777777" w:rsidR="0030680A" w:rsidRDefault="0030680A" w:rsidP="00D9501F">
      <w:pPr>
        <w:pStyle w:val="Odstavecseseznamem"/>
        <w:ind w:left="1117" w:firstLine="0"/>
        <w:rPr>
          <w:lang w:val="en-US"/>
        </w:rPr>
      </w:pPr>
    </w:p>
    <w:p w14:paraId="24112AD4" w14:textId="265F8F35" w:rsidR="00F80CBD" w:rsidRDefault="00F80CBD" w:rsidP="00F80CBD">
      <w:pPr>
        <w:pStyle w:val="Nadpis1"/>
        <w:numPr>
          <w:ilvl w:val="0"/>
          <w:numId w:val="3"/>
        </w:numPr>
        <w:rPr>
          <w:lang w:val="en-US"/>
        </w:rPr>
      </w:pPr>
      <w:commentRangeStart w:id="39"/>
      <w:r>
        <w:rPr>
          <w:lang w:val="en-US"/>
        </w:rPr>
        <w:lastRenderedPageBreak/>
        <w:t>Conclusion</w:t>
      </w:r>
      <w:commentRangeEnd w:id="39"/>
      <w:r w:rsidR="00FF221D">
        <w:rPr>
          <w:rStyle w:val="Odkaznakoment"/>
          <w:rFonts w:ascii="Times New Roman" w:eastAsia="Times New Roman" w:hAnsi="Times New Roman" w:cs="Times New Roman"/>
          <w:b w:val="0"/>
        </w:rPr>
        <w:commentReference w:id="39"/>
      </w:r>
    </w:p>
    <w:p w14:paraId="6263BE0A" w14:textId="3AFB22CB" w:rsidR="005D1430" w:rsidRDefault="005D1430" w:rsidP="005D1430">
      <w:pPr>
        <w:ind w:firstLine="360"/>
        <w:rPr>
          <w:lang w:val="en-US"/>
        </w:rPr>
      </w:pPr>
      <w:r w:rsidRPr="005D1430">
        <w:rPr>
          <w:lang w:val="en-US"/>
        </w:rPr>
        <w:t xml:space="preserve">During the research, I have had many conversations about AirBnB (face to face or through the internet). Thanks to that, I had a chance to see the point of view from other perspective. </w:t>
      </w:r>
    </w:p>
    <w:p w14:paraId="4F729A57" w14:textId="47EFF950" w:rsidR="005C59DD" w:rsidRPr="005D1430" w:rsidRDefault="005C59DD" w:rsidP="005D1430">
      <w:pPr>
        <w:ind w:firstLine="360"/>
        <w:rPr>
          <w:lang w:val="en-US"/>
        </w:rPr>
      </w:pPr>
      <w:r>
        <w:rPr>
          <w:lang w:val="en-US"/>
        </w:rPr>
        <w:t>…</w:t>
      </w:r>
    </w:p>
    <w:p w14:paraId="3B05A3A5" w14:textId="77777777" w:rsidR="005D1430" w:rsidRPr="005D1430" w:rsidRDefault="005D1430" w:rsidP="005D1430">
      <w:pPr>
        <w:rPr>
          <w:lang w:val="en-US"/>
        </w:rPr>
      </w:pPr>
    </w:p>
    <w:p w14:paraId="00000333" w14:textId="77777777" w:rsidR="00223A2A" w:rsidRPr="00C75E91" w:rsidRDefault="00105CFA">
      <w:pPr>
        <w:pStyle w:val="Nadpis1"/>
        <w:numPr>
          <w:ilvl w:val="0"/>
          <w:numId w:val="3"/>
        </w:numPr>
        <w:rPr>
          <w:lang w:val="en-US"/>
        </w:rPr>
      </w:pPr>
      <w:r w:rsidRPr="00C75E91">
        <w:rPr>
          <w:lang w:val="en-US"/>
        </w:rPr>
        <w:t>References</w:t>
      </w:r>
    </w:p>
    <w:p w14:paraId="00000334" w14:textId="091A93D0" w:rsidR="00223A2A" w:rsidRPr="00C75E91" w:rsidRDefault="00105CFA">
      <w:pPr>
        <w:pBdr>
          <w:top w:val="nil"/>
          <w:left w:val="nil"/>
          <w:bottom w:val="nil"/>
          <w:right w:val="nil"/>
          <w:between w:val="nil"/>
        </w:pBdr>
        <w:rPr>
          <w:color w:val="000000"/>
          <w:lang w:val="en-US"/>
        </w:rPr>
      </w:pPr>
      <w:r w:rsidRPr="00C75E91">
        <w:rPr>
          <w:color w:val="000000"/>
          <w:lang w:val="en-US"/>
        </w:rPr>
        <w:t xml:space="preserve">Airbnb, . (2018). About Us - Airbnb Press Room [Online]. </w:t>
      </w:r>
      <w:r w:rsidRPr="00C75E91">
        <w:rPr>
          <w:i/>
          <w:color w:val="000000"/>
          <w:lang w:val="en-US"/>
        </w:rPr>
        <w:t>Airbnb News</w:t>
      </w:r>
      <w:r w:rsidRPr="00C75E91">
        <w:rPr>
          <w:color w:val="000000"/>
          <w:lang w:val="en-US"/>
        </w:rPr>
        <w:t>. Airbnb. Retrieved from https://press.airbnb.com/en-uk/about-us/</w:t>
      </w:r>
    </w:p>
    <w:p w14:paraId="00000335" w14:textId="3A614D80" w:rsidR="00223A2A" w:rsidRPr="00C75E91" w:rsidRDefault="00105CFA">
      <w:pPr>
        <w:pBdr>
          <w:top w:val="nil"/>
          <w:left w:val="nil"/>
          <w:bottom w:val="nil"/>
          <w:right w:val="nil"/>
          <w:between w:val="nil"/>
        </w:pBdr>
        <w:rPr>
          <w:color w:val="000000"/>
          <w:lang w:val="en-US"/>
        </w:rPr>
      </w:pPr>
      <w:r w:rsidRPr="00C75E91">
        <w:rPr>
          <w:color w:val="000000"/>
          <w:lang w:val="en-US"/>
        </w:rPr>
        <w:t xml:space="preserve">AirDNA, . (c2015-2018). AirDNA MarketMinder [Online]. </w:t>
      </w:r>
      <w:r w:rsidRPr="00C75E91">
        <w:rPr>
          <w:i/>
          <w:color w:val="000000"/>
          <w:lang w:val="en-US"/>
        </w:rPr>
        <w:t>AirDNA: Short-Term Vacation Rental Data</w:t>
      </w:r>
      <w:r w:rsidRPr="00C75E91">
        <w:rPr>
          <w:color w:val="000000"/>
          <w:lang w:val="en-US"/>
        </w:rPr>
        <w:t>. AirDNA. Retrieved from https://www.airdna.co/vacation-rental-data/app/us/california/san-francisco/overview</w:t>
      </w:r>
    </w:p>
    <w:p w14:paraId="00000336" w14:textId="5775C967" w:rsidR="00223A2A" w:rsidRPr="00C75E91" w:rsidRDefault="00105CFA">
      <w:pPr>
        <w:pBdr>
          <w:top w:val="nil"/>
          <w:left w:val="nil"/>
          <w:bottom w:val="nil"/>
          <w:right w:val="nil"/>
          <w:between w:val="nil"/>
        </w:pBdr>
        <w:rPr>
          <w:color w:val="000000"/>
          <w:lang w:val="en-US"/>
        </w:rPr>
      </w:pPr>
      <w:r w:rsidRPr="00C75E91">
        <w:rPr>
          <w:color w:val="000000"/>
          <w:lang w:val="en-US"/>
        </w:rPr>
        <w:t xml:space="preserve">AirDNA, . (c2015-2019). Is Airbnb Regulation Impacting Short-Term Rental Growth? [Online]. </w:t>
      </w:r>
      <w:r w:rsidRPr="00C75E91">
        <w:rPr>
          <w:i/>
          <w:color w:val="000000"/>
          <w:lang w:val="en-US"/>
        </w:rPr>
        <w:t>AirDNA | Short-Term Rental Data &amp; Analytics</w:t>
      </w:r>
      <w:r w:rsidRPr="00C75E91">
        <w:rPr>
          <w:color w:val="000000"/>
          <w:lang w:val="en-US"/>
        </w:rPr>
        <w:t>. AirDNA. Retrieved from https://www.airdna.co/blog/effects-airbnb-regulation</w:t>
      </w:r>
    </w:p>
    <w:p w14:paraId="00000337"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AirDNA, . (c2015-2019). AirDNA MarketMinder [Online]. </w:t>
      </w:r>
      <w:r w:rsidRPr="00C75E91">
        <w:rPr>
          <w:i/>
          <w:color w:val="000000"/>
          <w:lang w:val="en-US"/>
        </w:rPr>
        <w:t>AirDNA | Short-Term Rental Data &amp; Analytics</w:t>
      </w:r>
      <w:r w:rsidRPr="00C75E91">
        <w:rPr>
          <w:color w:val="000000"/>
          <w:lang w:val="en-US"/>
        </w:rPr>
        <w:t>. AirDNA. Retrieved from https://www.airdna.co/vacation-rental-data/app/cz/default/prague/overview</w:t>
      </w:r>
    </w:p>
    <w:p w14:paraId="00000338"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Beránek, J. (2013). </w:t>
      </w:r>
      <w:r w:rsidRPr="00C75E91">
        <w:rPr>
          <w:i/>
          <w:color w:val="000000"/>
          <w:lang w:val="en-US"/>
        </w:rPr>
        <w:t>Ekonomika cestovního ruchu</w:t>
      </w:r>
      <w:r w:rsidRPr="00C75E91">
        <w:rPr>
          <w:color w:val="000000"/>
          <w:lang w:val="en-US"/>
        </w:rPr>
        <w:t>. Praha: Mag Consulting.</w:t>
      </w:r>
    </w:p>
    <w:p w14:paraId="00000339" w14:textId="77777777" w:rsidR="00223A2A" w:rsidRPr="00C75E91" w:rsidRDefault="00105CFA">
      <w:pPr>
        <w:pBdr>
          <w:top w:val="nil"/>
          <w:left w:val="nil"/>
          <w:bottom w:val="nil"/>
          <w:right w:val="nil"/>
          <w:between w:val="nil"/>
        </w:pBdr>
        <w:rPr>
          <w:color w:val="000000"/>
          <w:lang w:val="en-US"/>
        </w:rPr>
      </w:pPr>
      <w:r w:rsidRPr="00C75E91">
        <w:rPr>
          <w:color w:val="000000"/>
          <w:lang w:val="en-US"/>
        </w:rPr>
        <w:t>BlaBlaCar. (c2019). About Us - BlaBlaCar [Online]. Retrieved October 17, 2019, from https://blog.blablacar.com/about-us</w:t>
      </w:r>
    </w:p>
    <w:p w14:paraId="0000033A" w14:textId="5CC377E1" w:rsidR="00223A2A" w:rsidRDefault="00105CFA">
      <w:pPr>
        <w:pBdr>
          <w:top w:val="nil"/>
          <w:left w:val="nil"/>
          <w:bottom w:val="nil"/>
          <w:right w:val="nil"/>
          <w:between w:val="nil"/>
        </w:pBdr>
        <w:rPr>
          <w:color w:val="000000"/>
          <w:lang w:val="en-US"/>
        </w:rPr>
      </w:pPr>
      <w:r w:rsidRPr="00C75E91">
        <w:rPr>
          <w:color w:val="000000"/>
          <w:lang w:val="en-US"/>
        </w:rPr>
        <w:t xml:space="preserve">Bukovský, J. (2018). Praha chce regulovat Airbnb, poskytovatelé budou mít nové povinnosti | E15.cz [Online]. </w:t>
      </w:r>
      <w:r w:rsidRPr="00C75E91">
        <w:rPr>
          <w:i/>
          <w:color w:val="000000"/>
          <w:lang w:val="en-US"/>
        </w:rPr>
        <w:t>E15.cz - Byznys, politika, ekonomika, finance, události</w:t>
      </w:r>
      <w:r w:rsidRPr="00C75E91">
        <w:rPr>
          <w:color w:val="000000"/>
          <w:lang w:val="en-US"/>
        </w:rPr>
        <w:t xml:space="preserve">. CZECH NEWS CENTER a.s. Retrieved from </w:t>
      </w:r>
      <w:r w:rsidR="00F80CBD" w:rsidRPr="00F80CBD">
        <w:rPr>
          <w:color w:val="000000"/>
          <w:lang w:val="en-US"/>
        </w:rPr>
        <w:t>https://www.e15.cz/byznys/obchod-a-sluzby/praha-chce-regulovat-airbnb-poskytovatele-budou-mit-nove-povinnosti-1351327</w:t>
      </w:r>
    </w:p>
    <w:p w14:paraId="493C1616" w14:textId="0AD5A3D1" w:rsidR="00F80CBD" w:rsidRPr="00F80CBD" w:rsidRDefault="00F80CBD">
      <w:pPr>
        <w:pBdr>
          <w:top w:val="nil"/>
          <w:left w:val="nil"/>
          <w:bottom w:val="nil"/>
          <w:right w:val="nil"/>
          <w:between w:val="nil"/>
        </w:pBdr>
        <w:rPr>
          <w:color w:val="000000"/>
          <w:lang w:val="en-US"/>
        </w:rPr>
      </w:pPr>
      <w:r w:rsidRPr="00F80CBD">
        <w:rPr>
          <w:color w:val="000000"/>
          <w:shd w:val="clear" w:color="auto" w:fill="FFFFFF"/>
        </w:rPr>
        <w:t>Business Model Toolbox. (2019). Sharing Economy - Business Model Toolbox [Online]. In </w:t>
      </w:r>
      <w:r w:rsidRPr="00F80CBD">
        <w:rPr>
          <w:i/>
          <w:iCs/>
          <w:color w:val="000000"/>
        </w:rPr>
        <w:t>Business Model Toolbox - Design and Challenge your Business Model</w:t>
      </w:r>
      <w:r w:rsidRPr="00F80CBD">
        <w:rPr>
          <w:color w:val="000000"/>
          <w:shd w:val="clear" w:color="auto" w:fill="FFFFFF"/>
        </w:rPr>
        <w:t>. Retrieved from https://bmtoolbox.net/patterns/sharing-economy/</w:t>
      </w:r>
    </w:p>
    <w:p w14:paraId="0000033B"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Carey, M. (2019). Paris Could Pull 43,000 Airbnb Listings the City Says Are Illegal by This June - Condé Nast Traveler [Online]. </w:t>
      </w:r>
      <w:r w:rsidRPr="00C75E91">
        <w:rPr>
          <w:i/>
          <w:color w:val="000000"/>
          <w:lang w:val="en-US"/>
        </w:rPr>
        <w:t xml:space="preserve">Condé Nast Traveler - Travel Reviews, </w:t>
      </w:r>
      <w:r w:rsidRPr="00C75E91">
        <w:rPr>
          <w:i/>
          <w:color w:val="000000"/>
          <w:lang w:val="en-US"/>
        </w:rPr>
        <w:lastRenderedPageBreak/>
        <w:t>News, Guides &amp; Tips - Condé Nast Traveler</w:t>
      </w:r>
      <w:r w:rsidRPr="00C75E91">
        <w:rPr>
          <w:color w:val="000000"/>
          <w:lang w:val="en-US"/>
        </w:rPr>
        <w:t>. Condé Nast. Retrieved from https://www.cntraveler.com/story/paris-could-pull-43000-airbnb-listings-by-this-june</w:t>
      </w:r>
    </w:p>
    <w:p w14:paraId="0000033C" w14:textId="59FE7601" w:rsidR="00223A2A" w:rsidRDefault="00105CFA">
      <w:pPr>
        <w:pBdr>
          <w:top w:val="nil"/>
          <w:left w:val="nil"/>
          <w:bottom w:val="nil"/>
          <w:right w:val="nil"/>
          <w:between w:val="nil"/>
        </w:pBdr>
        <w:rPr>
          <w:lang w:val="en-US"/>
        </w:rPr>
      </w:pPr>
      <w:r w:rsidRPr="00C75E91">
        <w:rPr>
          <w:color w:val="000000"/>
          <w:lang w:val="en-US"/>
        </w:rPr>
        <w:t xml:space="preserve">Climates to Travel, . (2017). Climate in Madeira: temperature, precipitation, when to go, what to pack [Online]. </w:t>
      </w:r>
      <w:r w:rsidRPr="00C75E91">
        <w:rPr>
          <w:i/>
          <w:color w:val="000000"/>
          <w:lang w:val="en-US"/>
        </w:rPr>
        <w:t>Climates to Travel - world climate guide</w:t>
      </w:r>
      <w:r w:rsidRPr="00C75E91">
        <w:rPr>
          <w:color w:val="000000"/>
          <w:lang w:val="en-US"/>
        </w:rPr>
        <w:t xml:space="preserve">. Climatestotravel.com. Retrieved from </w:t>
      </w:r>
      <w:r w:rsidR="001F1968" w:rsidRPr="001F1968">
        <w:rPr>
          <w:lang w:val="en-US"/>
        </w:rPr>
        <w:t>https://www.climatestotravel.com/climate/madeira</w:t>
      </w:r>
    </w:p>
    <w:p w14:paraId="1E074D1E" w14:textId="1B3B39FD" w:rsidR="001F1968" w:rsidRPr="00C75E91" w:rsidRDefault="001F1968">
      <w:pPr>
        <w:pBdr>
          <w:top w:val="nil"/>
          <w:left w:val="nil"/>
          <w:bottom w:val="nil"/>
          <w:right w:val="nil"/>
          <w:between w:val="nil"/>
        </w:pBdr>
        <w:rPr>
          <w:color w:val="000000"/>
          <w:lang w:val="en-US"/>
        </w:rPr>
      </w:pPr>
      <w:r>
        <w:rPr>
          <w:rFonts w:ascii="Open Sans" w:hAnsi="Open Sans" w:cs="Open Sans"/>
          <w:color w:val="000000"/>
          <w:shd w:val="clear" w:color="auto" w:fill="FFFFFF"/>
        </w:rPr>
        <w:t>ČTK. (2020). Praha schválila ubytovací poplatek 21 korun za noc, platit se bude i v Airbnb - Aktuálně.cz [Online]. Retrieved February 06, 2020, from https://zpravy.aktualne.cz/ekonomika/praha-schvalila-ubytovaci-poplatek-pro-airbnb-21-korun-prist/r~8f5f14081d8211ea8776ac1f6b220ee8/</w:t>
      </w:r>
    </w:p>
    <w:p w14:paraId="0000033D"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De pommereau, I. (2014). </w:t>
      </w:r>
      <w:r w:rsidRPr="00C75E91">
        <w:rPr>
          <w:i/>
          <w:color w:val="000000"/>
          <w:lang w:val="en-US"/>
        </w:rPr>
        <w:t>Move over Uber: BlaBlaCar brings a different kind of ride-sharing to Europe</w:t>
      </w:r>
      <w:r w:rsidRPr="00C75E91">
        <w:rPr>
          <w:color w:val="000000"/>
          <w:lang w:val="en-US"/>
        </w:rPr>
        <w:t xml:space="preserve"> [Online]. Christian Science Monitor, N.PAG.</w:t>
      </w:r>
    </w:p>
    <w:p w14:paraId="0000033E"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Direção Regional de Estatística da Madeira, . (2018). 16-06-2017 - Population of the Autonomous Region of Madeira maintained downward trend in 2016, but the decline was less pronounced than in 2015 [Online]. </w:t>
      </w:r>
      <w:r w:rsidRPr="00C75E91">
        <w:rPr>
          <w:i/>
          <w:color w:val="000000"/>
          <w:lang w:val="en-US"/>
        </w:rPr>
        <w:t>UrbiStat.it - Statistics, socio-demographic and economic data by municipalities, provinces and regions</w:t>
      </w:r>
      <w:r w:rsidRPr="00C75E91">
        <w:rPr>
          <w:color w:val="000000"/>
          <w:lang w:val="en-US"/>
        </w:rPr>
        <w:t>. UrbiStat. Retrieved from https://estatistica.madeira.gov.pt/en/download-now-3/social-gb/popcondsoc-gb/demografia-gb/demografia-noticias-gb/1274-16-06-2017-population-of-the-autonomous-region-of-madeira-maintained-downward-trend-in-2016-but-the-decline-was-less-pronounced-than-in-2015.html</w:t>
      </w:r>
    </w:p>
    <w:p w14:paraId="0000033F"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Divinová, J. (2017). Lidé věci vždy sdíleli. Je to v nich zakotvené, říká šéf firmy na výpůjčky [Online]. </w:t>
      </w:r>
      <w:r w:rsidRPr="00C75E91">
        <w:rPr>
          <w:i/>
          <w:color w:val="000000"/>
          <w:lang w:val="en-US"/>
        </w:rPr>
        <w:t>iDNES.cz – s námi víte víc</w:t>
      </w:r>
      <w:r w:rsidRPr="00C75E91">
        <w:rPr>
          <w:color w:val="000000"/>
          <w:lang w:val="en-US"/>
        </w:rPr>
        <w:t>. MAFRA a.s. Retrieved from https://ekonomika.idnes.cz/sdilena-ekonomika-rozhovor-dfy-/ekoakcie.aspx?c=A170831_085454_ekoakcie_rts</w:t>
      </w:r>
    </w:p>
    <w:p w14:paraId="00000340"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EURES, . (2018). EURES - Labour market information - European Commission [Online]. </w:t>
      </w:r>
      <w:r w:rsidRPr="00C75E91">
        <w:rPr>
          <w:i/>
          <w:color w:val="000000"/>
          <w:lang w:val="en-US"/>
        </w:rPr>
        <w:t>European Commission</w:t>
      </w:r>
      <w:r w:rsidRPr="00C75E91">
        <w:rPr>
          <w:color w:val="000000"/>
          <w:lang w:val="en-US"/>
        </w:rPr>
        <w:t>. EURES. Retrieved from https://ec.europa.eu/eures/main.jsp?countryId=PT&amp;acro=lmi&amp;showRegion=true&amp;lang=en&amp;mode=text&amp;regionId=PT0&amp;nuts2Code=%20&amp;nuts3Code=null&amp;catId=438</w:t>
      </w:r>
    </w:p>
    <w:p w14:paraId="00000341"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Flatio, . (2018). How does Flatio work? | Flatio [Online]. </w:t>
      </w:r>
      <w:r w:rsidRPr="00C75E91">
        <w:rPr>
          <w:i/>
          <w:color w:val="000000"/>
          <w:lang w:val="en-US"/>
        </w:rPr>
        <w:t>Flatio - a few-month-long accommodation</w:t>
      </w:r>
      <w:r w:rsidRPr="00C75E91">
        <w:rPr>
          <w:color w:val="000000"/>
          <w:lang w:val="en-US"/>
        </w:rPr>
        <w:t>. Retrieved from https://www.flatio.com/page/how-it-works</w:t>
      </w:r>
    </w:p>
    <w:p w14:paraId="00000342" w14:textId="77777777" w:rsidR="00223A2A" w:rsidRPr="00C75E91" w:rsidRDefault="00105CFA">
      <w:pPr>
        <w:pBdr>
          <w:top w:val="nil"/>
          <w:left w:val="nil"/>
          <w:bottom w:val="nil"/>
          <w:right w:val="nil"/>
          <w:between w:val="nil"/>
        </w:pBdr>
        <w:rPr>
          <w:color w:val="000000"/>
          <w:lang w:val="en-US"/>
        </w:rPr>
      </w:pPr>
      <w:r w:rsidRPr="00C75E91">
        <w:rPr>
          <w:color w:val="000000"/>
          <w:lang w:val="en-US"/>
        </w:rPr>
        <w:lastRenderedPageBreak/>
        <w:t xml:space="preserve">Flatio, s. (2017). About us | Flatio [Online]. </w:t>
      </w:r>
      <w:r w:rsidRPr="00C75E91">
        <w:rPr>
          <w:i/>
          <w:color w:val="000000"/>
          <w:lang w:val="en-US"/>
        </w:rPr>
        <w:t>Flatio - a few-month-long accommodation</w:t>
      </w:r>
      <w:r w:rsidRPr="00C75E91">
        <w:rPr>
          <w:color w:val="000000"/>
          <w:lang w:val="en-US"/>
        </w:rPr>
        <w:t>. Flatio, s.r.o. Retrieved from https://www.flatio.com/page/about-us</w:t>
      </w:r>
    </w:p>
    <w:p w14:paraId="00000343"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flatmate.com, . (c1998-2019). Search for share accommodation and flatmates. Find student accommodation and roommates | flatmate.com [Online]. </w:t>
      </w:r>
      <w:r w:rsidRPr="00C75E91">
        <w:rPr>
          <w:i/>
          <w:color w:val="000000"/>
          <w:lang w:val="en-US"/>
        </w:rPr>
        <w:t>Search for share accommodation and flatmates. Find student accommodation and roommates | flatmate.com</w:t>
      </w:r>
      <w:r w:rsidRPr="00C75E91">
        <w:rPr>
          <w:color w:val="000000"/>
          <w:lang w:val="en-US"/>
        </w:rPr>
        <w:t>. flatmate.com. Retrieved from https://flatmate.com/</w:t>
      </w:r>
    </w:p>
    <w:p w14:paraId="00000344"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Flatmates, . (2018). Flatmates.com.au, how does it work? | Flatmates.com.au [Online]. </w:t>
      </w:r>
      <w:r w:rsidRPr="00C75E91">
        <w:rPr>
          <w:i/>
          <w:color w:val="000000"/>
          <w:lang w:val="en-US"/>
        </w:rPr>
        <w:t>Share Accommodation | Flatmates.com.au</w:t>
      </w:r>
      <w:r w:rsidRPr="00C75E91">
        <w:rPr>
          <w:color w:val="000000"/>
          <w:lang w:val="en-US"/>
        </w:rPr>
        <w:t>. Flatmates.com. Retrieved from https://flatmates.com.au/info/how-does-it-work</w:t>
      </w:r>
    </w:p>
    <w:p w14:paraId="00000345" w14:textId="1E91173A" w:rsidR="00223A2A" w:rsidRPr="00C75E91" w:rsidRDefault="00105CFA">
      <w:pPr>
        <w:pBdr>
          <w:top w:val="nil"/>
          <w:left w:val="nil"/>
          <w:bottom w:val="nil"/>
          <w:right w:val="nil"/>
          <w:between w:val="nil"/>
        </w:pBdr>
        <w:rPr>
          <w:color w:val="000000"/>
          <w:lang w:val="en-US"/>
        </w:rPr>
      </w:pPr>
      <w:r w:rsidRPr="00C75E91">
        <w:rPr>
          <w:color w:val="000000"/>
          <w:lang w:val="en-US"/>
        </w:rPr>
        <w:t xml:space="preserve">GlobalSecurity, . (c2000-2019). Madeira - Introduction [Online]. </w:t>
      </w:r>
      <w:r w:rsidRPr="00C75E91">
        <w:rPr>
          <w:i/>
          <w:color w:val="000000"/>
          <w:lang w:val="en-US"/>
        </w:rPr>
        <w:t>GlobalSecurity.org</w:t>
      </w:r>
      <w:r w:rsidRPr="00C75E91">
        <w:rPr>
          <w:color w:val="000000"/>
          <w:lang w:val="en-US"/>
        </w:rPr>
        <w:t xml:space="preserve">. GlobalSecurity.org. Retrieved from </w:t>
      </w:r>
      <w:r w:rsidR="00E11F2A" w:rsidRPr="00C75E91">
        <w:rPr>
          <w:color w:val="000000"/>
          <w:lang w:val="en-US"/>
        </w:rPr>
        <w:t>https://www.globalsecurity.org/military/world/atlantic/madeira-geography.htm</w:t>
      </w:r>
    </w:p>
    <w:p w14:paraId="71554731" w14:textId="40BDDB6A" w:rsidR="00E11F2A" w:rsidRPr="00B70EEB" w:rsidRDefault="00E11F2A">
      <w:pPr>
        <w:pBdr>
          <w:top w:val="nil"/>
          <w:left w:val="nil"/>
          <w:bottom w:val="nil"/>
          <w:right w:val="nil"/>
          <w:between w:val="nil"/>
        </w:pBdr>
        <w:rPr>
          <w:lang w:val="en-US"/>
        </w:rPr>
      </w:pPr>
      <w:r w:rsidRPr="00B70EEB">
        <w:rPr>
          <w:shd w:val="clear" w:color="auto" w:fill="FFFFFF"/>
          <w:lang w:val="en-US"/>
        </w:rPr>
        <w:t>Griffith, K. (2019). THE UBER LOOPHOLE THAT PROTECTS SURGE PRICING [Online]. </w:t>
      </w:r>
      <w:r w:rsidRPr="00B70EEB">
        <w:rPr>
          <w:i/>
          <w:iCs/>
          <w:lang w:val="en-US"/>
        </w:rPr>
        <w:t>Virginia Journal Of Social Policy</w:t>
      </w:r>
      <w:r w:rsidRPr="00B70EEB">
        <w:rPr>
          <w:shd w:val="clear" w:color="auto" w:fill="FFFFFF"/>
          <w:lang w:val="en-US"/>
        </w:rPr>
        <w:t>, </w:t>
      </w:r>
      <w:r w:rsidRPr="00B70EEB">
        <w:rPr>
          <w:i/>
          <w:iCs/>
          <w:lang w:val="en-US"/>
        </w:rPr>
        <w:t>26</w:t>
      </w:r>
      <w:r w:rsidRPr="00B70EEB">
        <w:rPr>
          <w:shd w:val="clear" w:color="auto" w:fill="FFFFFF"/>
          <w:lang w:val="en-US"/>
        </w:rPr>
        <w:t>(1), 35-65.</w:t>
      </w:r>
    </w:p>
    <w:p w14:paraId="00000346" w14:textId="19FE8C84" w:rsidR="00223A2A" w:rsidRPr="00B70EEB" w:rsidRDefault="00105CFA">
      <w:pPr>
        <w:pBdr>
          <w:top w:val="nil"/>
          <w:left w:val="nil"/>
          <w:bottom w:val="nil"/>
          <w:right w:val="nil"/>
          <w:between w:val="nil"/>
        </w:pBdr>
        <w:rPr>
          <w:color w:val="000000"/>
          <w:lang w:val="en-US"/>
        </w:rPr>
      </w:pPr>
      <w:r w:rsidRPr="00B70EEB">
        <w:rPr>
          <w:color w:val="000000"/>
          <w:lang w:val="en-US"/>
        </w:rPr>
        <w:t xml:space="preserve">Hamarnehová, I. (2012). </w:t>
      </w:r>
      <w:r w:rsidRPr="00B70EEB">
        <w:rPr>
          <w:i/>
          <w:color w:val="000000"/>
          <w:lang w:val="en-US"/>
        </w:rPr>
        <w:t>Geografie turismu: mimoevropská teritoria</w:t>
      </w:r>
      <w:r w:rsidRPr="00B70EEB">
        <w:rPr>
          <w:color w:val="000000"/>
          <w:lang w:val="en-US"/>
        </w:rPr>
        <w:t>. Praha: Grada.</w:t>
      </w:r>
    </w:p>
    <w:p w14:paraId="55616C8F" w14:textId="692BC7BE" w:rsidR="008C77C5" w:rsidRPr="00B70EEB" w:rsidRDefault="008C77C5">
      <w:pPr>
        <w:pBdr>
          <w:top w:val="nil"/>
          <w:left w:val="nil"/>
          <w:bottom w:val="nil"/>
          <w:right w:val="nil"/>
          <w:between w:val="nil"/>
        </w:pBdr>
        <w:rPr>
          <w:lang w:val="en-US"/>
        </w:rPr>
      </w:pPr>
      <w:r w:rsidRPr="00B70EEB">
        <w:rPr>
          <w:shd w:val="clear" w:color="auto" w:fill="FFFFFF"/>
          <w:lang w:val="en-US"/>
        </w:rPr>
        <w:t>Heckman, L. (2017). The Airbnb Story: How Three Ordinary Guys Disrupted an Industry, Made Billions...and Created Plenty of Controversy [Online]. </w:t>
      </w:r>
      <w:r w:rsidRPr="00B70EEB">
        <w:rPr>
          <w:i/>
          <w:iCs/>
          <w:lang w:val="en-US"/>
        </w:rPr>
        <w:t>Library Journal</w:t>
      </w:r>
      <w:r w:rsidRPr="00B70EEB">
        <w:rPr>
          <w:shd w:val="clear" w:color="auto" w:fill="FFFFFF"/>
          <w:lang w:val="en-US"/>
        </w:rPr>
        <w:t>, </w:t>
      </w:r>
      <w:r w:rsidRPr="00B70EEB">
        <w:rPr>
          <w:i/>
          <w:iCs/>
          <w:lang w:val="en-US"/>
        </w:rPr>
        <w:t>142</w:t>
      </w:r>
      <w:r w:rsidRPr="00B70EEB">
        <w:rPr>
          <w:shd w:val="clear" w:color="auto" w:fill="FFFFFF"/>
          <w:lang w:val="en-US"/>
        </w:rPr>
        <w:t>(5), 126-126.</w:t>
      </w:r>
    </w:p>
    <w:p w14:paraId="00000347"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Hladká, J. (1997). </w:t>
      </w:r>
      <w:r w:rsidRPr="00C75E91">
        <w:rPr>
          <w:i/>
          <w:color w:val="000000"/>
          <w:lang w:val="en-US"/>
        </w:rPr>
        <w:t>Technika cestovního ruchu</w:t>
      </w:r>
      <w:r w:rsidRPr="00C75E91">
        <w:rPr>
          <w:color w:val="000000"/>
          <w:lang w:val="en-US"/>
        </w:rPr>
        <w:t>. Praha: Grada.</w:t>
      </w:r>
    </w:p>
    <w:p w14:paraId="00000348" w14:textId="77777777" w:rsidR="00223A2A" w:rsidRPr="00C75E91" w:rsidRDefault="00105CFA">
      <w:pPr>
        <w:pBdr>
          <w:top w:val="nil"/>
          <w:left w:val="nil"/>
          <w:bottom w:val="nil"/>
          <w:right w:val="nil"/>
          <w:between w:val="nil"/>
        </w:pBdr>
        <w:rPr>
          <w:color w:val="000000"/>
          <w:lang w:val="en-US"/>
        </w:rPr>
      </w:pPr>
      <w:r w:rsidRPr="00C75E91">
        <w:rPr>
          <w:color w:val="000000"/>
          <w:lang w:val="en-US"/>
        </w:rPr>
        <w:t>Heath, S., Davies, K., Edwards, G., &amp; Scicluna, R. (2017</w:t>
      </w:r>
      <w:r w:rsidRPr="00C75E91">
        <w:rPr>
          <w:i/>
          <w:color w:val="000000"/>
          <w:lang w:val="en-US"/>
        </w:rPr>
        <w:t>). Shared Housing, Shared Lives: Everyday Experiences Across the Lifecourse</w:t>
      </w:r>
      <w:r w:rsidRPr="00C75E91">
        <w:rPr>
          <w:color w:val="000000"/>
          <w:lang w:val="en-US"/>
        </w:rPr>
        <w:t>. Routledge.</w:t>
      </w:r>
    </w:p>
    <w:p w14:paraId="00000349"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HomeAway, . (2018). About HomeAway UK [Online]. </w:t>
      </w:r>
      <w:r w:rsidRPr="00C75E91">
        <w:rPr>
          <w:i/>
          <w:color w:val="000000"/>
          <w:lang w:val="en-US"/>
        </w:rPr>
        <w:t>HomeAway.co.uk | Book your holiday lettings: villas, apartments, cottages</w:t>
      </w:r>
      <w:r w:rsidRPr="00C75E91">
        <w:rPr>
          <w:color w:val="000000"/>
          <w:lang w:val="en-US"/>
        </w:rPr>
        <w:t>. HomeAway. Retrieved from https://www.homeaway.co.uk/info/about-homeaway?icid=IL_AnyStyle_PR_O__about-us_LPRO_hp_footer</w:t>
      </w:r>
    </w:p>
    <w:p w14:paraId="0000034A" w14:textId="0CD39D30" w:rsidR="00223A2A" w:rsidRPr="00C75E91" w:rsidRDefault="00105CFA">
      <w:pPr>
        <w:pBdr>
          <w:top w:val="nil"/>
          <w:left w:val="nil"/>
          <w:bottom w:val="nil"/>
          <w:right w:val="nil"/>
          <w:between w:val="nil"/>
        </w:pBdr>
        <w:rPr>
          <w:color w:val="000000"/>
          <w:lang w:val="en-US"/>
        </w:rPr>
      </w:pPr>
      <w:r w:rsidRPr="00C75E91">
        <w:rPr>
          <w:color w:val="000000"/>
          <w:lang w:val="en-US"/>
        </w:rPr>
        <w:t xml:space="preserve">Horner, S., &amp; Swarbrooke, J. (2003). </w:t>
      </w:r>
      <w:r w:rsidRPr="00C75E91">
        <w:rPr>
          <w:i/>
          <w:color w:val="000000"/>
          <w:lang w:val="en-US"/>
        </w:rPr>
        <w:t>Cestovní ruch, ubytování a stravování, využití volného času: aplikovaný marketing služeb</w:t>
      </w:r>
      <w:r w:rsidRPr="00C75E91">
        <w:rPr>
          <w:color w:val="000000"/>
          <w:lang w:val="en-US"/>
        </w:rPr>
        <w:t>. Praha: Grada.</w:t>
      </w:r>
    </w:p>
    <w:p w14:paraId="2D41F51C" w14:textId="62EB72EC" w:rsidR="002B438F" w:rsidRPr="00B70EEB" w:rsidRDefault="002B438F">
      <w:pPr>
        <w:pBdr>
          <w:top w:val="nil"/>
          <w:left w:val="nil"/>
          <w:bottom w:val="nil"/>
          <w:right w:val="nil"/>
          <w:between w:val="nil"/>
        </w:pBdr>
        <w:rPr>
          <w:lang w:val="en-US"/>
        </w:rPr>
      </w:pPr>
      <w:r w:rsidRPr="00B70EEB">
        <w:rPr>
          <w:shd w:val="clear" w:color="auto" w:fill="FFFFFF"/>
          <w:lang w:val="en-US"/>
        </w:rPr>
        <w:t>INFO GLOBAL SERVICES. (c2019). HomeAway vs Airbnb: Where to List your Rental Property? [Online]. Retrieved October 31, 2019, from https://motopress.com/blog/homeaway-vs-airbnb-to-list-your-rental-property/</w:t>
      </w:r>
    </w:p>
    <w:p w14:paraId="0000034B" w14:textId="77777777" w:rsidR="00223A2A" w:rsidRPr="00C75E91" w:rsidRDefault="00105CFA">
      <w:pPr>
        <w:pBdr>
          <w:top w:val="nil"/>
          <w:left w:val="nil"/>
          <w:bottom w:val="nil"/>
          <w:right w:val="nil"/>
          <w:between w:val="nil"/>
        </w:pBdr>
        <w:rPr>
          <w:color w:val="000000"/>
          <w:lang w:val="en-US"/>
        </w:rPr>
      </w:pPr>
      <w:r w:rsidRPr="00C75E91">
        <w:rPr>
          <w:color w:val="000000"/>
          <w:lang w:val="en-US"/>
        </w:rPr>
        <w:lastRenderedPageBreak/>
        <w:t xml:space="preserve">Internet usage worldwide - Statistics Facts | Statista [Online]. </w:t>
      </w:r>
      <w:r w:rsidRPr="00C75E91">
        <w:rPr>
          <w:i/>
          <w:color w:val="000000"/>
          <w:lang w:val="en-US"/>
        </w:rPr>
        <w:t>Statista - The Statistics Portal for Market Data, Market Research and Market Studies</w:t>
      </w:r>
      <w:r w:rsidRPr="00C75E91">
        <w:rPr>
          <w:color w:val="000000"/>
          <w:lang w:val="en-US"/>
        </w:rPr>
        <w:t>. Statista. Retrieved from https://www.statista.com/topics/1145/internet-usage-worldwide/</w:t>
      </w:r>
    </w:p>
    <w:p w14:paraId="0000034C"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Liftago, . (2017). Homepage - Liftago [Online]. </w:t>
      </w:r>
      <w:r w:rsidRPr="00C75E91">
        <w:rPr>
          <w:i/>
          <w:color w:val="000000"/>
          <w:lang w:val="en-US"/>
        </w:rPr>
        <w:t>Homepage - Liftago</w:t>
      </w:r>
      <w:r w:rsidRPr="00C75E91">
        <w:rPr>
          <w:color w:val="000000"/>
          <w:lang w:val="en-US"/>
        </w:rPr>
        <w:t>. Liftago. Retrieved from http://www.liftago.com/</w:t>
      </w:r>
    </w:p>
    <w:p w14:paraId="0000034D"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Locklear, M. (2019). Amsterdam will limit Airbnb rentals to 30 days per year [Online]. </w:t>
      </w:r>
      <w:r w:rsidRPr="00C75E91">
        <w:rPr>
          <w:i/>
          <w:color w:val="000000"/>
          <w:lang w:val="en-US"/>
        </w:rPr>
        <w:t>Engadget</w:t>
      </w:r>
      <w:r w:rsidRPr="00C75E91">
        <w:rPr>
          <w:color w:val="000000"/>
          <w:lang w:val="en-US"/>
        </w:rPr>
        <w:t>. Oath Tech Network Aol Tech. Retrieved from https://www.engadget.com/2018/01/10/amsterdam-airbnb-rental-30-day-limit/?guccounter=1</w:t>
      </w:r>
    </w:p>
    <w:p w14:paraId="0000034E"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Lodgify, . (c2012-2019). HomeAway vs Airbnb - Lodgify [Online]. </w:t>
      </w:r>
      <w:r w:rsidRPr="00C75E91">
        <w:rPr>
          <w:i/>
          <w:color w:val="000000"/>
          <w:lang w:val="en-US"/>
        </w:rPr>
        <w:t>Vacation Rental Software &amp; Website Templates - Lodgify</w:t>
      </w:r>
      <w:r w:rsidRPr="00C75E91">
        <w:rPr>
          <w:color w:val="000000"/>
          <w:lang w:val="en-US"/>
        </w:rPr>
        <w:t>. lodgify.com. Retrieved from https://www.lodgify.com/vacation-rental-guide/homeaway/airbnb/</w:t>
      </w:r>
    </w:p>
    <w:p w14:paraId="0000034F"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LuckeyHomes, . (2018). The Airbnb and short-let rental regulations in London [Online]. </w:t>
      </w:r>
      <w:r w:rsidRPr="00C75E91">
        <w:rPr>
          <w:i/>
          <w:color w:val="000000"/>
          <w:lang w:val="en-US"/>
        </w:rPr>
        <w:t>Airbnb Property Management Company in France - Luckey Homes</w:t>
      </w:r>
      <w:r w:rsidRPr="00C75E91">
        <w:rPr>
          <w:color w:val="000000"/>
          <w:lang w:val="en-US"/>
        </w:rPr>
        <w:t>. Luckey SAS. Retrieved from https://luckey.fr/en/tips/short-term-rental-regulations-london</w:t>
      </w:r>
    </w:p>
    <w:p w14:paraId="00000350"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 A - Z, . (c2008-2017). Madeira: Flora [Online]. </w:t>
      </w:r>
      <w:r w:rsidRPr="00C75E91">
        <w:rPr>
          <w:i/>
          <w:color w:val="000000"/>
          <w:lang w:val="en-US"/>
        </w:rPr>
        <w:t>Madeira Island Tourism A-Z: A Complete Holiday Information Guide</w:t>
      </w:r>
      <w:r w:rsidRPr="00C75E91">
        <w:rPr>
          <w:color w:val="000000"/>
          <w:lang w:val="en-US"/>
        </w:rPr>
        <w:t>. Madeira A - Z. Retrieved from https://www.madeira-a-z.com/facts-and-essentials/geography/flora.html</w:t>
      </w:r>
    </w:p>
    <w:p w14:paraId="00000351"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 A - Z, . (c2008-2017). Madeira: Fauna [Online]. </w:t>
      </w:r>
      <w:r w:rsidRPr="00C75E91">
        <w:rPr>
          <w:i/>
          <w:color w:val="000000"/>
          <w:lang w:val="en-US"/>
        </w:rPr>
        <w:t>Madeira Island Tourism A-Z: A Complete Holiday Information Guide</w:t>
      </w:r>
      <w:r w:rsidRPr="00C75E91">
        <w:rPr>
          <w:color w:val="000000"/>
          <w:lang w:val="en-US"/>
        </w:rPr>
        <w:t>. Madeira A - Z. Retrieved from https://www.madeira-a-z.com/facts-and-essentials/geography/fauna.html</w:t>
      </w:r>
    </w:p>
    <w:p w14:paraId="00000352"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 Islands Guide, . (2019). Vereda Ponta de São Lourenço [Online]. </w:t>
      </w:r>
      <w:r w:rsidRPr="00C75E91">
        <w:rPr>
          <w:i/>
          <w:color w:val="000000"/>
          <w:lang w:val="en-US"/>
        </w:rPr>
        <w:t>Welcome to Madeira Islands Guide - Madeira Islands Guide</w:t>
      </w:r>
      <w:r w:rsidRPr="00C75E91">
        <w:rPr>
          <w:color w:val="000000"/>
          <w:lang w:val="en-US"/>
        </w:rPr>
        <w:t>. Retrieved from http://www.madeiraislandsguide.com/place/vereda-da-ponta-de-sao-lourenco-pr8/</w:t>
      </w:r>
    </w:p>
    <w:p w14:paraId="00000353"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 Regional Tourism Board, . (2018). Vereda do Pico Ruivo [Online]. </w:t>
      </w:r>
      <w:r w:rsidRPr="00C75E91">
        <w:rPr>
          <w:i/>
          <w:color w:val="000000"/>
          <w:lang w:val="en-US"/>
        </w:rPr>
        <w:t>Site oficial do Turismo da Madeira</w:t>
      </w:r>
      <w:r w:rsidRPr="00C75E91">
        <w:rPr>
          <w:color w:val="000000"/>
          <w:lang w:val="en-US"/>
        </w:rPr>
        <w:t>. Madeira Regional Tourism Board. Retrieved from http://www.visitmadeira.pt/en-gb/what-to-do/walking-routes/pr1-2-vereda-do-pico-ruivo</w:t>
      </w:r>
    </w:p>
    <w:p w14:paraId="00000354"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MadeiraWeb, . (c1997-2018). Madeira island Events and Attractions 2017/2018 [Online]. </w:t>
      </w:r>
      <w:r w:rsidRPr="00C75E91">
        <w:rPr>
          <w:i/>
          <w:color w:val="000000"/>
          <w:lang w:val="en-US"/>
        </w:rPr>
        <w:t>Madeira Island Portugal: The complete guide to Madeira Island</w:t>
      </w:r>
      <w:r w:rsidRPr="00C75E91">
        <w:rPr>
          <w:color w:val="000000"/>
          <w:lang w:val="en-US"/>
        </w:rPr>
        <w:t>. MadeiraWeb. Retrieved from https://www.madeira-web.com/en/whats-on/madeira-events.html</w:t>
      </w:r>
    </w:p>
    <w:p w14:paraId="00000355" w14:textId="77777777" w:rsidR="00223A2A" w:rsidRPr="00C75E91" w:rsidRDefault="00105CFA">
      <w:pPr>
        <w:pBdr>
          <w:top w:val="nil"/>
          <w:left w:val="nil"/>
          <w:bottom w:val="nil"/>
          <w:right w:val="nil"/>
          <w:between w:val="nil"/>
        </w:pBdr>
        <w:rPr>
          <w:color w:val="000000"/>
          <w:lang w:val="en-US"/>
        </w:rPr>
      </w:pPr>
      <w:r w:rsidRPr="00C75E91">
        <w:rPr>
          <w:color w:val="000000"/>
          <w:lang w:val="en-US"/>
        </w:rPr>
        <w:lastRenderedPageBreak/>
        <w:t xml:space="preserve">MadeiraWeb, . (c1997-2019). Madeira Island Geography [Online]. </w:t>
      </w:r>
      <w:r w:rsidRPr="00C75E91">
        <w:rPr>
          <w:i/>
          <w:color w:val="000000"/>
          <w:lang w:val="en-US"/>
        </w:rPr>
        <w:t>Madeira Island Portugal: The complete guide to Madeira Island</w:t>
      </w:r>
      <w:r w:rsidRPr="00C75E91">
        <w:rPr>
          <w:color w:val="000000"/>
          <w:lang w:val="en-US"/>
        </w:rPr>
        <w:t>. MadeiraWeb. Retrieved from https://www.madeira-web.com/en/madeira/facts/geography.html</w:t>
      </w:r>
    </w:p>
    <w:p w14:paraId="00000356"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MadeiraWEB, . (1997-2018). Madeira Island: Government [Online]. </w:t>
      </w:r>
      <w:r w:rsidRPr="00C75E91">
        <w:rPr>
          <w:i/>
          <w:color w:val="000000"/>
          <w:lang w:val="en-US"/>
        </w:rPr>
        <w:t>Madeira Island Portugal: The complete guide to Madeira Island</w:t>
      </w:r>
      <w:r w:rsidRPr="00C75E91">
        <w:rPr>
          <w:color w:val="000000"/>
          <w:lang w:val="en-US"/>
        </w:rPr>
        <w:t>. MadeiraWEB. Retrieved from https://www.madeira-web.com/en/madeira/facts/government.html</w:t>
      </w:r>
    </w:p>
    <w:p w14:paraId="00000357"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MadeiraWEB, . (c1997-2018). Cristiano Ronaldo Madeira Airport Funchal (FNC) [Online]. </w:t>
      </w:r>
      <w:r w:rsidRPr="00C75E91">
        <w:rPr>
          <w:i/>
          <w:color w:val="000000"/>
          <w:lang w:val="en-US"/>
        </w:rPr>
        <w:t>Madeira Island Portugal: The complete guide to Madeira Island</w:t>
      </w:r>
      <w:r w:rsidRPr="00C75E91">
        <w:rPr>
          <w:color w:val="000000"/>
          <w:lang w:val="en-US"/>
        </w:rPr>
        <w:t>. MadeirsWEB. Retrieved from https://www.madeira-web.com/en/madeira/travel-info/getting-here/by-air/airport-fnc.html</w:t>
      </w:r>
    </w:p>
    <w:p w14:paraId="00000358"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Martucci, B. (2018). What Is the Sharing Economy - Example Companies, Definition [Online]. </w:t>
      </w:r>
      <w:r w:rsidRPr="00C75E91">
        <w:rPr>
          <w:i/>
          <w:color w:val="000000"/>
          <w:lang w:val="en-US"/>
        </w:rPr>
        <w:t>Money Crashers - Personal Finance Blog</w:t>
      </w:r>
      <w:r w:rsidRPr="00C75E91">
        <w:rPr>
          <w:color w:val="000000"/>
          <w:lang w:val="en-US"/>
        </w:rPr>
        <w:t>. SparkCharge Media, LLC. Retrieved from https://www.moneycrashers.com/sharing-economy/</w:t>
      </w:r>
    </w:p>
    <w:p w14:paraId="00000359"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NEWCO, . (2013). General Information about Madeira | NEWCO - Madeira [Online]. </w:t>
      </w:r>
      <w:r w:rsidRPr="00C75E91">
        <w:rPr>
          <w:i/>
          <w:color w:val="000000"/>
          <w:lang w:val="en-US"/>
        </w:rPr>
        <w:t>NEWO - Madeira and Malt</w:t>
      </w:r>
      <w:r w:rsidRPr="00C75E91">
        <w:rPr>
          <w:color w:val="000000"/>
          <w:lang w:val="en-US"/>
        </w:rPr>
        <w:t>. NEWCO. Retrieved from http://www.newco.pro/en/general-information</w:t>
      </w:r>
    </w:p>
    <w:p w14:paraId="0000035A" w14:textId="77777777" w:rsidR="00223A2A" w:rsidRPr="00C75E91" w:rsidRDefault="00105CFA">
      <w:pPr>
        <w:pBdr>
          <w:top w:val="nil"/>
          <w:left w:val="nil"/>
          <w:bottom w:val="nil"/>
          <w:right w:val="nil"/>
          <w:between w:val="nil"/>
        </w:pBdr>
        <w:rPr>
          <w:color w:val="000000"/>
          <w:lang w:val="en-US"/>
        </w:rPr>
      </w:pPr>
      <w:r w:rsidRPr="00C75E91">
        <w:rPr>
          <w:i/>
          <w:color w:val="000000"/>
          <w:lang w:val="en-US"/>
        </w:rPr>
        <w:t>Průvodce Madeira</w:t>
      </w:r>
      <w:r w:rsidRPr="00C75E91">
        <w:rPr>
          <w:color w:val="000000"/>
          <w:lang w:val="en-US"/>
        </w:rPr>
        <w:t>. (2014). Lingea s.r.o.</w:t>
      </w:r>
    </w:p>
    <w:p w14:paraId="0000035B"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Quinta da Casa Branca, . (2019). Atlantic Festival 2018 [Online]. </w:t>
      </w:r>
      <w:r w:rsidRPr="00C75E91">
        <w:rPr>
          <w:i/>
          <w:color w:val="000000"/>
          <w:lang w:val="en-US"/>
        </w:rPr>
        <w:t>Home</w:t>
      </w:r>
      <w:r w:rsidRPr="00C75E91">
        <w:rPr>
          <w:color w:val="000000"/>
          <w:lang w:val="en-US"/>
        </w:rPr>
        <w:t>. Alencastre.net. Retrieved from http://www.quintacasabranca.com/news-878.aspx?PID=2411&amp;M=NewsV2&amp;Action=1&amp;NewsId=294</w:t>
      </w:r>
    </w:p>
    <w:p w14:paraId="0000035C"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Quintal, R. (2010). </w:t>
      </w:r>
      <w:r w:rsidRPr="00C75E91">
        <w:rPr>
          <w:i/>
          <w:color w:val="000000"/>
          <w:lang w:val="en-US"/>
        </w:rPr>
        <w:t>Levadas and Footpaths of Madeira</w:t>
      </w:r>
      <w:r w:rsidRPr="00C75E91">
        <w:rPr>
          <w:color w:val="000000"/>
          <w:lang w:val="en-US"/>
        </w:rPr>
        <w:t>. Funchal: Francisco Ribeiro.</w:t>
      </w:r>
    </w:p>
    <w:p w14:paraId="0000035D"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Rekola Bikesharing s.r.o., . Příběh Rekol - Rekola - sdílená kola [Online]. </w:t>
      </w:r>
      <w:r w:rsidRPr="00C75E91">
        <w:rPr>
          <w:i/>
          <w:color w:val="000000"/>
          <w:lang w:val="en-US"/>
        </w:rPr>
        <w:t>Rekola - Sdílená kola pro rychlé přesuny po městě</w:t>
      </w:r>
      <w:r w:rsidRPr="00C75E91">
        <w:rPr>
          <w:color w:val="000000"/>
          <w:lang w:val="en-US"/>
        </w:rPr>
        <w:t>. Rekola Bikesharing s.r.o. Retrieved from https://www.rekola.cz/faq-proc</w:t>
      </w:r>
    </w:p>
    <w:p w14:paraId="0000035E"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Rodés, A. (2017). Barcelona crackdown on Airbnb: a model to follow? [Online]. </w:t>
      </w:r>
      <w:r w:rsidRPr="00C75E91">
        <w:rPr>
          <w:i/>
          <w:color w:val="000000"/>
          <w:lang w:val="en-US"/>
        </w:rPr>
        <w:t>AL DÍA News | Multimedia news, Politics, Business, Philadelphia, Hispanic news, more</w:t>
      </w:r>
      <w:r w:rsidRPr="00C75E91">
        <w:rPr>
          <w:color w:val="000000"/>
          <w:lang w:val="en-US"/>
        </w:rPr>
        <w:t>. AL DÍA NEWS Media. Retrieved from http://aldianews.com/articles/culture/barcelona-crackdown-airbnb-model-follow/52926</w:t>
      </w:r>
    </w:p>
    <w:p w14:paraId="0000035F"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Ryglová, K., Burian, M., &amp; Vajčnerová, I. (2011). </w:t>
      </w:r>
      <w:r w:rsidRPr="00C75E91">
        <w:rPr>
          <w:i/>
          <w:color w:val="000000"/>
          <w:lang w:val="en-US"/>
        </w:rPr>
        <w:t>Cestovní ruch – podnikatelské principy a příležitosti v praxi</w:t>
      </w:r>
      <w:r w:rsidRPr="00C75E91">
        <w:rPr>
          <w:color w:val="000000"/>
          <w:lang w:val="en-US"/>
        </w:rPr>
        <w:t>. Grada Publishing a.s.</w:t>
      </w:r>
    </w:p>
    <w:p w14:paraId="00000360" w14:textId="77777777" w:rsidR="00223A2A" w:rsidRPr="00C75E91" w:rsidRDefault="00105CFA">
      <w:pPr>
        <w:pBdr>
          <w:top w:val="nil"/>
          <w:left w:val="nil"/>
          <w:bottom w:val="nil"/>
          <w:right w:val="nil"/>
          <w:between w:val="nil"/>
        </w:pBdr>
        <w:rPr>
          <w:color w:val="000000"/>
          <w:lang w:val="en-US"/>
        </w:rPr>
      </w:pPr>
      <w:r w:rsidRPr="00C75E91">
        <w:rPr>
          <w:color w:val="000000"/>
          <w:lang w:val="en-US"/>
        </w:rPr>
        <w:lastRenderedPageBreak/>
        <w:t xml:space="preserve">SharyGo, . (2018). SharyGo - Pronájem věcí přes internet [Online]. </w:t>
      </w:r>
      <w:r w:rsidRPr="00C75E91">
        <w:rPr>
          <w:i/>
          <w:color w:val="000000"/>
          <w:lang w:val="en-US"/>
        </w:rPr>
        <w:t>SharyGo - Pronájem věcí přes internet</w:t>
      </w:r>
      <w:r w:rsidRPr="00C75E91">
        <w:rPr>
          <w:color w:val="000000"/>
          <w:lang w:val="en-US"/>
        </w:rPr>
        <w:t>. SharyGo. Retrieved from https://www.sharygo.cz/cs/o-nas</w:t>
      </w:r>
    </w:p>
    <w:p w14:paraId="00000361"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Shatford, S. (c2015-2018). The Biggest Airbnb Vacation Rental Cities in The World - AirDNA [Online]. </w:t>
      </w:r>
      <w:r w:rsidRPr="00C75E91">
        <w:rPr>
          <w:i/>
          <w:color w:val="000000"/>
          <w:lang w:val="en-US"/>
        </w:rPr>
        <w:t>AirDNA: Short-Term Vacation Rental Data &amp;amp; Analytics</w:t>
      </w:r>
      <w:r w:rsidRPr="00C75E91">
        <w:rPr>
          <w:color w:val="000000"/>
          <w:lang w:val="en-US"/>
        </w:rPr>
        <w:t>. AirDNA,.Retrieved from https://www.airdna.co/blog/biggest_airbnb_cities_in_the_world</w:t>
      </w:r>
    </w:p>
    <w:p w14:paraId="00000362" w14:textId="77777777" w:rsidR="00223A2A" w:rsidRPr="00C75E91" w:rsidRDefault="00105CFA">
      <w:pPr>
        <w:pBdr>
          <w:top w:val="nil"/>
          <w:left w:val="nil"/>
          <w:bottom w:val="nil"/>
          <w:right w:val="nil"/>
          <w:between w:val="nil"/>
        </w:pBdr>
        <w:rPr>
          <w:color w:val="000000"/>
          <w:lang w:val="en-US"/>
        </w:rPr>
      </w:pPr>
      <w:r w:rsidRPr="00EE0A34">
        <w:rPr>
          <w:color w:val="000000"/>
          <w:lang w:val="de-DE"/>
        </w:rPr>
        <w:t xml:space="preserve">Siuskaite, D., Pilinkiene, V., &amp; Zvirdauskas, D. (2019). </w:t>
      </w:r>
      <w:r w:rsidRPr="00C75E91">
        <w:rPr>
          <w:i/>
          <w:color w:val="000000"/>
          <w:lang w:val="en-US"/>
        </w:rPr>
        <w:t>The Conceptualization of the Sharing Economy as a Business Model</w:t>
      </w:r>
      <w:r w:rsidRPr="00C75E91">
        <w:rPr>
          <w:color w:val="000000"/>
          <w:lang w:val="en-US"/>
        </w:rPr>
        <w:t xml:space="preserve"> [Online]. Engineering Economics, 30(3), 373-381. https://doi.org/10.5755/j01.ee.30.3.21253</w:t>
      </w:r>
    </w:p>
    <w:p w14:paraId="00000363"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Steinmetz, K. (2015). San Francisco Revamps Airbnb Regulations [Online]. </w:t>
      </w:r>
      <w:r w:rsidRPr="00C75E91">
        <w:rPr>
          <w:i/>
          <w:color w:val="000000"/>
          <w:lang w:val="en-US"/>
        </w:rPr>
        <w:t>Time.com</w:t>
      </w:r>
      <w:r w:rsidRPr="00C75E91">
        <w:rPr>
          <w:color w:val="000000"/>
          <w:lang w:val="en-US"/>
        </w:rPr>
        <w:t>, N.PAG.</w:t>
      </w:r>
    </w:p>
    <w:p w14:paraId="00000364" w14:textId="07794940" w:rsidR="00223A2A" w:rsidRPr="00C75E91" w:rsidRDefault="00105CFA">
      <w:pPr>
        <w:pBdr>
          <w:top w:val="nil"/>
          <w:left w:val="nil"/>
          <w:bottom w:val="nil"/>
          <w:right w:val="nil"/>
          <w:between w:val="nil"/>
        </w:pBdr>
        <w:rPr>
          <w:color w:val="000000"/>
          <w:lang w:val="en-US"/>
        </w:rPr>
      </w:pPr>
      <w:r w:rsidRPr="00C75E91">
        <w:rPr>
          <w:color w:val="000000"/>
          <w:lang w:val="en-US"/>
        </w:rPr>
        <w:t xml:space="preserve">Stemler, A. (2016). BETWIXT AND BETWEEN: REGULATING THE SHARED ECONOMY [Online]. </w:t>
      </w:r>
      <w:r w:rsidRPr="00C75E91">
        <w:rPr>
          <w:i/>
          <w:color w:val="000000"/>
          <w:lang w:val="en-US"/>
        </w:rPr>
        <w:t>Fordham Urban Law Journal</w:t>
      </w:r>
      <w:r w:rsidRPr="00C75E91">
        <w:rPr>
          <w:color w:val="000000"/>
          <w:lang w:val="en-US"/>
        </w:rPr>
        <w:t xml:space="preserve">, </w:t>
      </w:r>
      <w:r w:rsidRPr="00C75E91">
        <w:rPr>
          <w:i/>
          <w:color w:val="000000"/>
          <w:lang w:val="en-US"/>
        </w:rPr>
        <w:t>43</w:t>
      </w:r>
      <w:r w:rsidRPr="00C75E91">
        <w:rPr>
          <w:color w:val="000000"/>
          <w:lang w:val="en-US"/>
        </w:rPr>
        <w:t>(1), 1-39.</w:t>
      </w:r>
    </w:p>
    <w:p w14:paraId="52FBC3E3" w14:textId="379E8438" w:rsidR="00AD48FE" w:rsidRPr="00B70EEB" w:rsidRDefault="00AD48FE">
      <w:pPr>
        <w:pBdr>
          <w:top w:val="nil"/>
          <w:left w:val="nil"/>
          <w:bottom w:val="nil"/>
          <w:right w:val="nil"/>
          <w:between w:val="nil"/>
        </w:pBdr>
        <w:rPr>
          <w:lang w:val="en-US"/>
        </w:rPr>
      </w:pPr>
      <w:r w:rsidRPr="00B70EEB">
        <w:rPr>
          <w:shd w:val="clear" w:color="auto" w:fill="FFFFFF"/>
          <w:lang w:val="en-US"/>
        </w:rPr>
        <w:t>Sundararajan, A. ([2016]). </w:t>
      </w:r>
      <w:r w:rsidRPr="00B70EEB">
        <w:rPr>
          <w:i/>
          <w:iCs/>
          <w:lang w:val="en-US"/>
        </w:rPr>
        <w:t>The sharing economy: the end of employment and the rise of crowd-based capitalism</w:t>
      </w:r>
      <w:r w:rsidRPr="00B70EEB">
        <w:rPr>
          <w:shd w:val="clear" w:color="auto" w:fill="FFFFFF"/>
          <w:lang w:val="en-US"/>
        </w:rPr>
        <w:t>. Cambridge, Massachusetts: The MIT Press.</w:t>
      </w:r>
    </w:p>
    <w:p w14:paraId="00000365"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Surugiu, C., Surugiu, M., &amp; Mazilescu, R. (2019). </w:t>
      </w:r>
      <w:r w:rsidRPr="00C75E91">
        <w:rPr>
          <w:i/>
          <w:color w:val="000000"/>
          <w:lang w:val="en-US"/>
        </w:rPr>
        <w:t>SHARING ECONOMY, ICT AND DIGITAL MARKETING IMPACT ON THE RECENT TOURISM DEVELOPMENTS</w:t>
      </w:r>
      <w:r w:rsidRPr="00C75E91">
        <w:rPr>
          <w:color w:val="000000"/>
          <w:lang w:val="en-US"/>
        </w:rPr>
        <w:t xml:space="preserve"> [Online]. Hyperion International Journal Of Econophysics, 12(1), 167-175.</w:t>
      </w:r>
    </w:p>
    <w:p w14:paraId="00000366"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The Escape Hunter, . (2014). Madeira's Impressive Infrastructure - Travel Story by Escape Hunter [Online]. </w:t>
      </w:r>
      <w:r w:rsidRPr="00C75E91">
        <w:rPr>
          <w:i/>
          <w:color w:val="000000"/>
          <w:lang w:val="en-US"/>
        </w:rPr>
        <w:t>The Escape Hunter Travel Blog: Travel Guides, Reviews, Photos</w:t>
      </w:r>
      <w:r w:rsidRPr="00C75E91">
        <w:rPr>
          <w:color w:val="000000"/>
          <w:lang w:val="en-US"/>
        </w:rPr>
        <w:t>. EscapeHunter.com. Retrieved from http://www.escapehunter.com/escapes/portugal/madeira-infrastructure-010908.php</w:t>
      </w:r>
    </w:p>
    <w:p w14:paraId="00000367"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Tomanka, . (2018). Airbnb nám bere zákazníky, stěžují si hoteliéři. Chtějí přísnější regulaci - iDNES.cz [Online]. </w:t>
      </w:r>
      <w:r w:rsidRPr="00C75E91">
        <w:rPr>
          <w:i/>
          <w:color w:val="000000"/>
          <w:lang w:val="en-US"/>
        </w:rPr>
        <w:t>iDNES.cz – s námi víte víc</w:t>
      </w:r>
      <w:r w:rsidRPr="00C75E91">
        <w:rPr>
          <w:color w:val="000000"/>
          <w:lang w:val="en-US"/>
        </w:rPr>
        <w:t>. MAFRA. Retrieved from Tomanka, M. (c1999-2019). Popularita Airbnb stále roste, stejně jako počet stížností sousedů - iDNES.cz [Online]. Retrieved January 21, 2019, from https://www.idnes.cz/ekonomika/domaci/airbnb-ubytovani-hotel-platforma-pronajem-praha.A180723_210940_ekonomika_linv</w:t>
      </w:r>
    </w:p>
    <w:p w14:paraId="00000368"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Tomanka, M. (2018). Popularita Airbnb stále roste, stejně jako počet stížností sousedů - iDNES.cz [Online]. </w:t>
      </w:r>
      <w:r w:rsidRPr="00C75E91">
        <w:rPr>
          <w:i/>
          <w:color w:val="000000"/>
          <w:lang w:val="en-US"/>
        </w:rPr>
        <w:t>iDNES.cz – s námi víte víc</w:t>
      </w:r>
      <w:r w:rsidRPr="00C75E91">
        <w:rPr>
          <w:color w:val="000000"/>
          <w:lang w:val="en-US"/>
        </w:rPr>
        <w:t xml:space="preserve">. MAFRA. Retrieved from </w:t>
      </w:r>
      <w:r w:rsidRPr="00C75E91">
        <w:rPr>
          <w:color w:val="000000"/>
          <w:lang w:val="en-US"/>
        </w:rPr>
        <w:lastRenderedPageBreak/>
        <w:t>https://www.idnes.cz/ekonomika/domaci/airbnb-ubytovani-hotel-platforma-pronajem-praha.A180723_210940_ekonomika_linv</w:t>
      </w:r>
    </w:p>
    <w:p w14:paraId="00000369"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Turismo de Portugal, . (2013). Madeira Flower Festival | www.visitportugal.com [Online]. </w:t>
      </w:r>
      <w:r w:rsidRPr="00C75E91">
        <w:rPr>
          <w:i/>
          <w:color w:val="000000"/>
          <w:lang w:val="en-US"/>
        </w:rPr>
        <w:t>Homepage | www.visitportugal.com</w:t>
      </w:r>
      <w:r w:rsidRPr="00C75E91">
        <w:rPr>
          <w:color w:val="000000"/>
          <w:lang w:val="en-US"/>
        </w:rPr>
        <w:t>. Turismo de Portugal. Retrieved from https://www.visitportugal.com/en/node/155972</w:t>
      </w:r>
    </w:p>
    <w:p w14:paraId="0000036A"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UberEstimate.com, . (2018). What Is Uber Exactly? Here's How It Works. [Online]. </w:t>
      </w:r>
      <w:r w:rsidRPr="00C75E91">
        <w:rPr>
          <w:i/>
          <w:color w:val="000000"/>
          <w:lang w:val="en-US"/>
        </w:rPr>
        <w:t>Uber Fare Estimator &amp; Surge Prices | Estimate Rides</w:t>
      </w:r>
      <w:r w:rsidRPr="00C75E91">
        <w:rPr>
          <w:color w:val="000000"/>
          <w:lang w:val="en-US"/>
        </w:rPr>
        <w:t>. UberEstimate.com. Retrieved from http://uberestimate.com/about-uber/</w:t>
      </w:r>
    </w:p>
    <w:p w14:paraId="0000036B"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UberEstimate.com, . (2018). What is UberLUX? Here's A Detailed Overview [Online]. </w:t>
      </w:r>
      <w:r w:rsidRPr="00C75E91">
        <w:rPr>
          <w:i/>
          <w:color w:val="000000"/>
          <w:lang w:val="en-US"/>
        </w:rPr>
        <w:t>Uber Fare Estimator &amp; Surge Prices | Estimate Rides</w:t>
      </w:r>
      <w:r w:rsidRPr="00C75E91">
        <w:rPr>
          <w:color w:val="000000"/>
          <w:lang w:val="en-US"/>
        </w:rPr>
        <w:t>. UberEstimate.com. Retrieved from http://uberestimate.com/what-is-uber-lux/</w:t>
      </w:r>
    </w:p>
    <w:p w14:paraId="0000036C" w14:textId="77777777" w:rsidR="00223A2A" w:rsidRPr="00C75E91" w:rsidRDefault="00105CFA">
      <w:pPr>
        <w:pBdr>
          <w:top w:val="nil"/>
          <w:left w:val="nil"/>
          <w:bottom w:val="nil"/>
          <w:right w:val="nil"/>
          <w:between w:val="nil"/>
        </w:pBdr>
        <w:rPr>
          <w:color w:val="000000"/>
          <w:lang w:val="en-US"/>
        </w:rPr>
      </w:pPr>
      <w:r w:rsidRPr="00C75E91">
        <w:rPr>
          <w:color w:val="000000"/>
          <w:lang w:val="en-US"/>
        </w:rPr>
        <w:t xml:space="preserve">UNWTO Tourism Definitions | Publications [Online]. </w:t>
      </w:r>
      <w:r w:rsidRPr="00C75E91">
        <w:rPr>
          <w:i/>
          <w:color w:val="000000"/>
          <w:lang w:val="en-US"/>
        </w:rPr>
        <w:t>World Tourism Organization UNWTO | Specialized agency of the United Nations</w:t>
      </w:r>
      <w:r w:rsidRPr="00C75E91">
        <w:rPr>
          <w:color w:val="000000"/>
          <w:lang w:val="en-US"/>
        </w:rPr>
        <w:t>. UNWTO. Retrieved from http://publications.unwto.org/publication/UNWTO-Tourism-definitions</w:t>
      </w:r>
    </w:p>
    <w:p w14:paraId="0000036D" w14:textId="77777777" w:rsidR="00223A2A" w:rsidRPr="00C75E91" w:rsidRDefault="00223A2A">
      <w:pPr>
        <w:rPr>
          <w:lang w:val="en-US"/>
        </w:rPr>
      </w:pPr>
    </w:p>
    <w:p w14:paraId="0000036E" w14:textId="77777777" w:rsidR="00223A2A" w:rsidRPr="00C75E91" w:rsidRDefault="00223A2A">
      <w:pPr>
        <w:rPr>
          <w:lang w:val="en-US"/>
        </w:rPr>
      </w:pPr>
    </w:p>
    <w:sectPr w:rsidR="00223A2A" w:rsidRPr="00C75E91" w:rsidSect="00F324A7">
      <w:type w:val="continuous"/>
      <w:pgSz w:w="11906" w:h="16838"/>
      <w:pgMar w:top="1418" w:right="1418" w:bottom="1418" w:left="1985" w:header="709" w:footer="709" w:gutter="0"/>
      <w:pgNumType w:start="1"/>
      <w:cols w:space="708"/>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anecp00" w:date="2020-02-13T06:32:00Z" w:initials="j">
    <w:p w14:paraId="5D8C8263" w14:textId="087C5D21" w:rsidR="00DD6163" w:rsidRDefault="00DD6163">
      <w:pPr>
        <w:pStyle w:val="Textkomente"/>
      </w:pPr>
      <w:r>
        <w:rPr>
          <w:rStyle w:val="Odkaznakoment"/>
        </w:rPr>
        <w:annotationRef/>
      </w:r>
      <w:r>
        <w:t xml:space="preserve">Díval jsem se do příručky a z ní jsem pochopil, že odstavce se oddělují odsazením 6b. za textem, což znamená, že nikoliv odsazením od kraje, ale jen vynecháním mezery mezi řádky (to máte nastaveno správně) </w:t>
      </w:r>
    </w:p>
    <w:p w14:paraId="260D5DC2" w14:textId="47BE359D" w:rsidR="00DD6163" w:rsidRDefault="00DD6163">
      <w:pPr>
        <w:pStyle w:val="Textkomente"/>
      </w:pPr>
      <w:r>
        <w:t xml:space="preserve">Upravil jsem pro jako příklad 3 první odstavce. </w:t>
      </w:r>
    </w:p>
  </w:comment>
  <w:comment w:id="4" w:author="janecp00" w:date="2020-02-13T06:57:00Z" w:initials="j">
    <w:p w14:paraId="671B9F79" w14:textId="25F50336" w:rsidR="00DD6163" w:rsidRDefault="00DD6163">
      <w:pPr>
        <w:pStyle w:val="Textkomente"/>
      </w:pPr>
      <w:r>
        <w:rPr>
          <w:rStyle w:val="Odkaznakoment"/>
        </w:rPr>
        <w:annotationRef/>
      </w:r>
      <w:r>
        <w:t xml:space="preserve">Teď si nejsem jistý, zda terminus technicus je shared economy nebo sharing economy. </w:t>
      </w:r>
    </w:p>
    <w:p w14:paraId="4388E551" w14:textId="77777777" w:rsidR="00DD6163" w:rsidRDefault="00DD6163" w:rsidP="008A46AE">
      <w:pPr>
        <w:pStyle w:val="Textkomente"/>
        <w:ind w:firstLine="0"/>
      </w:pPr>
    </w:p>
  </w:comment>
  <w:comment w:id="14" w:author="Pucová Alena Bc." w:date="2020-02-06T14:29:00Z" w:initials="PAB">
    <w:p w14:paraId="3E63A10D" w14:textId="13A6489C" w:rsidR="00DD6163" w:rsidRDefault="00DD6163">
      <w:pPr>
        <w:pStyle w:val="Textkomente"/>
      </w:pPr>
      <w:r>
        <w:rPr>
          <w:rStyle w:val="Odkaznakoment"/>
        </w:rPr>
        <w:annotationRef/>
      </w:r>
      <w:r>
        <w:t>Vážně to tady mám vše pospojovat? Myslela jsem, že bude lepší nechat název výhody a popis v jednom odstavci, než to takhle spojit do jednoho bloku</w:t>
      </w:r>
    </w:p>
  </w:comment>
  <w:comment w:id="15" w:author="janecp00" w:date="2020-02-13T08:19:00Z" w:initials="j">
    <w:p w14:paraId="634F0884" w14:textId="4BF3F3AB" w:rsidR="00DD6163" w:rsidRDefault="00DD6163">
      <w:pPr>
        <w:pStyle w:val="Textkomente"/>
      </w:pPr>
      <w:r>
        <w:rPr>
          <w:rStyle w:val="Odkaznakoment"/>
        </w:rPr>
        <w:annotationRef/>
      </w:r>
      <w:r>
        <w:t xml:space="preserve">Za mě je tento odstavec takto v pořádku. Není třeba dělat mnoho odstavců pokud jsou moc krátké, vypadá to jako natahování textu. </w:t>
      </w:r>
    </w:p>
  </w:comment>
  <w:comment w:id="16" w:author="janecp00" w:date="2020-01-30T09:20:00Z" w:initials="j">
    <w:p w14:paraId="1AD87B07" w14:textId="51B34516" w:rsidR="00DD6163" w:rsidRDefault="00DD6163">
      <w:pPr>
        <w:pStyle w:val="Textkomente"/>
      </w:pPr>
      <w:r>
        <w:rPr>
          <w:rStyle w:val="Odkaznakoment"/>
        </w:rPr>
        <w:annotationRef/>
      </w:r>
      <w:r>
        <w:t xml:space="preserve">Nemělo by to být číslováno jako 2.6.? </w:t>
      </w:r>
    </w:p>
  </w:comment>
  <w:comment w:id="17" w:author="janecp00" w:date="2019-09-30T17:48:00Z" w:initials="">
    <w:p w14:paraId="00000378" w14:textId="77777777" w:rsidR="00DD6163" w:rsidRDefault="00DD6163">
      <w:pPr>
        <w:widowControl w:val="0"/>
        <w:pBdr>
          <w:top w:val="nil"/>
          <w:left w:val="nil"/>
          <w:bottom w:val="nil"/>
          <w:right w:val="nil"/>
          <w:between w:val="nil"/>
        </w:pBdr>
        <w:spacing w:after="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Tohle strovnání by bylo dobré udělat mezi všemi sdílenými ubytováními.</w:t>
      </w:r>
    </w:p>
  </w:comment>
  <w:comment w:id="18" w:author="Pucová Alena" w:date="2019-12-05T16:36:00Z" w:initials="PAB">
    <w:p w14:paraId="188CBA28" w14:textId="08ED5B08" w:rsidR="00DD6163" w:rsidRDefault="00DD6163">
      <w:pPr>
        <w:pStyle w:val="Textkomente"/>
      </w:pPr>
      <w:r>
        <w:rPr>
          <w:rStyle w:val="Odkaznakoment"/>
        </w:rPr>
        <w:annotationRef/>
      </w:r>
      <w:r>
        <w:t>Přijde mi, že pouze tyto 2 společnosti (z výše popsaných) jsou srovnatelné, ostatní operují buď jen v ČR, nebo mají úplně jiný koncept, například hledání spolubydlící…</w:t>
      </w:r>
    </w:p>
  </w:comment>
  <w:comment w:id="19" w:author="janecp00" w:date="2019-12-25T10:15:00Z" w:initials="j">
    <w:p w14:paraId="0E115205" w14:textId="62797C24" w:rsidR="00DD6163" w:rsidRDefault="00DD6163">
      <w:pPr>
        <w:pStyle w:val="Textkomente"/>
      </w:pPr>
      <w:r>
        <w:rPr>
          <w:rStyle w:val="Odkaznakoment"/>
        </w:rPr>
        <w:annotationRef/>
      </w:r>
      <w:r>
        <w:t xml:space="preserve">Tak bych to dopsal k jejich textu a udělal bych přehlednou tabulku srovnání místo textu </w:t>
      </w:r>
    </w:p>
  </w:comment>
  <w:comment w:id="21" w:author="janecp00" w:date="2020-01-30T09:55:00Z" w:initials="j">
    <w:p w14:paraId="6487102F" w14:textId="0BAAC206" w:rsidR="00DD6163" w:rsidRDefault="00DD6163">
      <w:pPr>
        <w:pStyle w:val="Textkomente"/>
      </w:pPr>
      <w:r>
        <w:rPr>
          <w:rStyle w:val="Odkaznakoment"/>
        </w:rPr>
        <w:annotationRef/>
      </w:r>
      <w:r>
        <w:t xml:space="preserve">Představte zde strukturu dotazníku. Jaké tam byly typy otázek atd. </w:t>
      </w:r>
    </w:p>
  </w:comment>
  <w:comment w:id="22" w:author="Pucová Alena Bc." w:date="2020-02-06T11:01:00Z" w:initials="PAB">
    <w:p w14:paraId="30E54378" w14:textId="7F8FE3BE" w:rsidR="00DD6163" w:rsidRDefault="00DD6163">
      <w:pPr>
        <w:pStyle w:val="Textkomente"/>
      </w:pPr>
      <w:r>
        <w:rPr>
          <w:rStyle w:val="Odkaznakoment"/>
        </w:rPr>
        <w:annotationRef/>
      </w:r>
      <w:r>
        <w:t>Jak mám naformátovat něco, co je evidentně nadpis, ale už to přesahuje úroveň číslování? Arial 14, ale bez číslování?</w:t>
      </w:r>
    </w:p>
  </w:comment>
  <w:comment w:id="23" w:author="janecp00" w:date="2020-02-13T09:10:00Z" w:initials="j">
    <w:p w14:paraId="18BE8252" w14:textId="0573AB88" w:rsidR="00DD6163" w:rsidRDefault="00DD6163">
      <w:pPr>
        <w:pStyle w:val="Textkomente"/>
      </w:pPr>
      <w:r>
        <w:rPr>
          <w:rStyle w:val="Odkaznakoment"/>
        </w:rPr>
        <w:annotationRef/>
      </w:r>
      <w:r>
        <w:t xml:space="preserve">Přesně tak, a nebo jen tučně </w:t>
      </w:r>
    </w:p>
    <w:p w14:paraId="41884617" w14:textId="5896AE21" w:rsidR="00DD6163" w:rsidRDefault="00DD6163">
      <w:pPr>
        <w:pStyle w:val="Textkomente"/>
      </w:pPr>
      <w:r>
        <w:t xml:space="preserve">Můžete použíi i o úroveň větší písmo </w:t>
      </w:r>
    </w:p>
  </w:comment>
  <w:comment w:id="35" w:author="janecp00" w:date="2020-02-13T09:24:00Z" w:initials="j">
    <w:p w14:paraId="6F0C85E9" w14:textId="67DFFBD8" w:rsidR="009D0CF1" w:rsidRDefault="009D0CF1">
      <w:pPr>
        <w:pStyle w:val="Textkomente"/>
      </w:pPr>
      <w:r>
        <w:rPr>
          <w:rStyle w:val="Odkaznakoment"/>
        </w:rPr>
        <w:annotationRef/>
      </w:r>
      <w:r>
        <w:t xml:space="preserve">Někam sem jen dopište, že ta desatera vycházejí z výsledků průzkumu, který jste dělala. </w:t>
      </w:r>
    </w:p>
  </w:comment>
  <w:comment w:id="39" w:author="janecp00" w:date="2020-01-30T12:49:00Z" w:initials="j">
    <w:p w14:paraId="32139CBA" w14:textId="0748A625" w:rsidR="00DD6163" w:rsidRDefault="00DD6163">
      <w:pPr>
        <w:pStyle w:val="Textkomente"/>
      </w:pPr>
      <w:r>
        <w:rPr>
          <w:rStyle w:val="Odkaznakoment"/>
        </w:rPr>
        <w:annotationRef/>
      </w:r>
      <w:r>
        <w:t xml:space="preserve">Zde v podstatě zopakujete, to co jste dělala a zjistila. A jaký to mělo přínos.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D5DC2" w15:done="0"/>
  <w15:commentEx w15:paraId="4388E551" w15:done="0"/>
  <w15:commentEx w15:paraId="3E63A10D" w15:done="0"/>
  <w15:commentEx w15:paraId="634F0884" w15:paraIdParent="3E63A10D" w15:done="0"/>
  <w15:commentEx w15:paraId="1AD87B07" w15:done="1"/>
  <w15:commentEx w15:paraId="00000378" w15:done="1"/>
  <w15:commentEx w15:paraId="188CBA28" w15:paraIdParent="00000378" w15:done="1"/>
  <w15:commentEx w15:paraId="0E115205" w15:paraIdParent="00000378" w15:done="1"/>
  <w15:commentEx w15:paraId="6487102F" w15:done="0"/>
  <w15:commentEx w15:paraId="30E54378" w15:done="0"/>
  <w15:commentEx w15:paraId="41884617" w15:paraIdParent="30E54378" w15:done="0"/>
  <w15:commentEx w15:paraId="6F0C85E9" w15:done="0"/>
  <w15:commentEx w15:paraId="32139CB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06AA2" w14:textId="77777777" w:rsidR="00D87592" w:rsidRDefault="00D87592" w:rsidP="002B438F">
      <w:pPr>
        <w:spacing w:after="0" w:line="240" w:lineRule="auto"/>
      </w:pPr>
      <w:r>
        <w:separator/>
      </w:r>
    </w:p>
  </w:endnote>
  <w:endnote w:type="continuationSeparator" w:id="0">
    <w:p w14:paraId="33FC2CCD" w14:textId="77777777" w:rsidR="00D87592" w:rsidRDefault="00D87592" w:rsidP="002B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Open Sans">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6ECED" w14:textId="77777777" w:rsidR="00D87592" w:rsidRDefault="00D87592" w:rsidP="002B438F">
      <w:pPr>
        <w:spacing w:after="0" w:line="240" w:lineRule="auto"/>
      </w:pPr>
      <w:r>
        <w:separator/>
      </w:r>
    </w:p>
  </w:footnote>
  <w:footnote w:type="continuationSeparator" w:id="0">
    <w:p w14:paraId="064369C3" w14:textId="77777777" w:rsidR="00D87592" w:rsidRDefault="00D87592" w:rsidP="002B4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CAC"/>
    <w:multiLevelType w:val="hybridMultilevel"/>
    <w:tmpl w:val="5AACF9C4"/>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1" w15:restartNumberingAfterBreak="0">
    <w:nsid w:val="0FEE48C2"/>
    <w:multiLevelType w:val="multilevel"/>
    <w:tmpl w:val="E340A8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35589B"/>
    <w:multiLevelType w:val="multilevel"/>
    <w:tmpl w:val="11426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030908"/>
    <w:multiLevelType w:val="multilevel"/>
    <w:tmpl w:val="43DE20D0"/>
    <w:lvl w:ilvl="0">
      <w:start w:val="1"/>
      <w:numFmt w:val="decimal"/>
      <w:pStyle w:val="Nadpis1"/>
      <w:lvlText w:val="%1."/>
      <w:lvlJc w:val="left"/>
      <w:pPr>
        <w:tabs>
          <w:tab w:val="num" w:pos="720"/>
        </w:tabs>
        <w:ind w:left="720" w:hanging="720"/>
      </w:pPr>
    </w:lvl>
    <w:lvl w:ilvl="1">
      <w:start w:val="1"/>
      <w:numFmt w:val="decimal"/>
      <w:pStyle w:val="Nadpis2"/>
      <w:lvlText w:val="%2."/>
      <w:lvlJc w:val="left"/>
      <w:pPr>
        <w:tabs>
          <w:tab w:val="num" w:pos="1440"/>
        </w:tabs>
        <w:ind w:left="1440" w:hanging="720"/>
      </w:pPr>
    </w:lvl>
    <w:lvl w:ilvl="2">
      <w:start w:val="1"/>
      <w:numFmt w:val="decimal"/>
      <w:pStyle w:val="Nadpis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BC91FF3"/>
    <w:multiLevelType w:val="hybridMultilevel"/>
    <w:tmpl w:val="BE2E5EE2"/>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5" w15:restartNumberingAfterBreak="0">
    <w:nsid w:val="227217C9"/>
    <w:multiLevelType w:val="hybridMultilevel"/>
    <w:tmpl w:val="69961252"/>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6" w15:restartNumberingAfterBreak="0">
    <w:nsid w:val="2F3009AD"/>
    <w:multiLevelType w:val="multilevel"/>
    <w:tmpl w:val="C1D461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FBB61A3"/>
    <w:multiLevelType w:val="hybridMultilevel"/>
    <w:tmpl w:val="10669D56"/>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8" w15:restartNumberingAfterBreak="0">
    <w:nsid w:val="316C40D2"/>
    <w:multiLevelType w:val="multilevel"/>
    <w:tmpl w:val="FFF04A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41366E"/>
    <w:multiLevelType w:val="hybridMultilevel"/>
    <w:tmpl w:val="C9BE0FCC"/>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10" w15:restartNumberingAfterBreak="0">
    <w:nsid w:val="37784391"/>
    <w:multiLevelType w:val="hybridMultilevel"/>
    <w:tmpl w:val="9E083692"/>
    <w:lvl w:ilvl="0" w:tplc="0405000F">
      <w:start w:val="1"/>
      <w:numFmt w:val="decimal"/>
      <w:lvlText w:val="%1."/>
      <w:lvlJc w:val="left"/>
      <w:pPr>
        <w:ind w:left="1117" w:hanging="360"/>
      </w:pPr>
    </w:lvl>
    <w:lvl w:ilvl="1" w:tplc="04050019" w:tentative="1">
      <w:start w:val="1"/>
      <w:numFmt w:val="lowerLetter"/>
      <w:lvlText w:val="%2."/>
      <w:lvlJc w:val="left"/>
      <w:pPr>
        <w:ind w:left="1837" w:hanging="360"/>
      </w:pPr>
    </w:lvl>
    <w:lvl w:ilvl="2" w:tplc="0405001B" w:tentative="1">
      <w:start w:val="1"/>
      <w:numFmt w:val="lowerRoman"/>
      <w:lvlText w:val="%3."/>
      <w:lvlJc w:val="right"/>
      <w:pPr>
        <w:ind w:left="2557" w:hanging="180"/>
      </w:pPr>
    </w:lvl>
    <w:lvl w:ilvl="3" w:tplc="0405000F" w:tentative="1">
      <w:start w:val="1"/>
      <w:numFmt w:val="decimal"/>
      <w:lvlText w:val="%4."/>
      <w:lvlJc w:val="left"/>
      <w:pPr>
        <w:ind w:left="3277" w:hanging="360"/>
      </w:pPr>
    </w:lvl>
    <w:lvl w:ilvl="4" w:tplc="04050019" w:tentative="1">
      <w:start w:val="1"/>
      <w:numFmt w:val="lowerLetter"/>
      <w:lvlText w:val="%5."/>
      <w:lvlJc w:val="left"/>
      <w:pPr>
        <w:ind w:left="3997" w:hanging="360"/>
      </w:pPr>
    </w:lvl>
    <w:lvl w:ilvl="5" w:tplc="0405001B" w:tentative="1">
      <w:start w:val="1"/>
      <w:numFmt w:val="lowerRoman"/>
      <w:lvlText w:val="%6."/>
      <w:lvlJc w:val="right"/>
      <w:pPr>
        <w:ind w:left="4717" w:hanging="180"/>
      </w:pPr>
    </w:lvl>
    <w:lvl w:ilvl="6" w:tplc="0405000F" w:tentative="1">
      <w:start w:val="1"/>
      <w:numFmt w:val="decimal"/>
      <w:lvlText w:val="%7."/>
      <w:lvlJc w:val="left"/>
      <w:pPr>
        <w:ind w:left="5437" w:hanging="360"/>
      </w:pPr>
    </w:lvl>
    <w:lvl w:ilvl="7" w:tplc="04050019" w:tentative="1">
      <w:start w:val="1"/>
      <w:numFmt w:val="lowerLetter"/>
      <w:lvlText w:val="%8."/>
      <w:lvlJc w:val="left"/>
      <w:pPr>
        <w:ind w:left="6157" w:hanging="360"/>
      </w:pPr>
    </w:lvl>
    <w:lvl w:ilvl="8" w:tplc="0405001B" w:tentative="1">
      <w:start w:val="1"/>
      <w:numFmt w:val="lowerRoman"/>
      <w:lvlText w:val="%9."/>
      <w:lvlJc w:val="right"/>
      <w:pPr>
        <w:ind w:left="6877" w:hanging="180"/>
      </w:pPr>
    </w:lvl>
  </w:abstractNum>
  <w:abstractNum w:abstractNumId="11" w15:restartNumberingAfterBreak="0">
    <w:nsid w:val="38E313F1"/>
    <w:multiLevelType w:val="multilevel"/>
    <w:tmpl w:val="4BE29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8C1BF3"/>
    <w:multiLevelType w:val="hybridMultilevel"/>
    <w:tmpl w:val="FCDAF742"/>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13" w15:restartNumberingAfterBreak="0">
    <w:nsid w:val="3C9E47E5"/>
    <w:multiLevelType w:val="multilevel"/>
    <w:tmpl w:val="E1BA2B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CC5013B"/>
    <w:multiLevelType w:val="multilevel"/>
    <w:tmpl w:val="DF16F5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0AD7C14"/>
    <w:multiLevelType w:val="hybridMultilevel"/>
    <w:tmpl w:val="DC8ECBDC"/>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16" w15:restartNumberingAfterBreak="0">
    <w:nsid w:val="416E6247"/>
    <w:multiLevelType w:val="hybridMultilevel"/>
    <w:tmpl w:val="F3BAC1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6B26BA3"/>
    <w:multiLevelType w:val="hybridMultilevel"/>
    <w:tmpl w:val="49E42EB0"/>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18" w15:restartNumberingAfterBreak="0">
    <w:nsid w:val="47F24DE9"/>
    <w:multiLevelType w:val="hybridMultilevel"/>
    <w:tmpl w:val="64DA5F9A"/>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19" w15:restartNumberingAfterBreak="0">
    <w:nsid w:val="4A491249"/>
    <w:multiLevelType w:val="hybridMultilevel"/>
    <w:tmpl w:val="66DEE024"/>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0" w15:restartNumberingAfterBreak="0">
    <w:nsid w:val="4B4A14C6"/>
    <w:multiLevelType w:val="hybridMultilevel"/>
    <w:tmpl w:val="340AB110"/>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1" w15:restartNumberingAfterBreak="0">
    <w:nsid w:val="50423D1D"/>
    <w:multiLevelType w:val="hybridMultilevel"/>
    <w:tmpl w:val="7444D6CE"/>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2" w15:restartNumberingAfterBreak="0">
    <w:nsid w:val="55572B92"/>
    <w:multiLevelType w:val="hybridMultilevel"/>
    <w:tmpl w:val="956E355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59031E6C"/>
    <w:multiLevelType w:val="hybridMultilevel"/>
    <w:tmpl w:val="8F565798"/>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4" w15:restartNumberingAfterBreak="0">
    <w:nsid w:val="59DB73D1"/>
    <w:multiLevelType w:val="hybridMultilevel"/>
    <w:tmpl w:val="D380600A"/>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5" w15:restartNumberingAfterBreak="0">
    <w:nsid w:val="64543285"/>
    <w:multiLevelType w:val="hybridMultilevel"/>
    <w:tmpl w:val="86FE54E2"/>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6" w15:restartNumberingAfterBreak="0">
    <w:nsid w:val="6459077E"/>
    <w:multiLevelType w:val="hybridMultilevel"/>
    <w:tmpl w:val="22E056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78F2035"/>
    <w:multiLevelType w:val="hybridMultilevel"/>
    <w:tmpl w:val="77068484"/>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28" w15:restartNumberingAfterBreak="0">
    <w:nsid w:val="68677FC4"/>
    <w:multiLevelType w:val="hybridMultilevel"/>
    <w:tmpl w:val="726C1CD8"/>
    <w:lvl w:ilvl="0" w:tplc="0405000F">
      <w:start w:val="1"/>
      <w:numFmt w:val="decimal"/>
      <w:lvlText w:val="%1."/>
      <w:lvlJc w:val="left"/>
      <w:pPr>
        <w:ind w:left="1117" w:hanging="360"/>
      </w:pPr>
    </w:lvl>
    <w:lvl w:ilvl="1" w:tplc="04050019" w:tentative="1">
      <w:start w:val="1"/>
      <w:numFmt w:val="lowerLetter"/>
      <w:lvlText w:val="%2."/>
      <w:lvlJc w:val="left"/>
      <w:pPr>
        <w:ind w:left="1837" w:hanging="360"/>
      </w:pPr>
    </w:lvl>
    <w:lvl w:ilvl="2" w:tplc="0405001B" w:tentative="1">
      <w:start w:val="1"/>
      <w:numFmt w:val="lowerRoman"/>
      <w:lvlText w:val="%3."/>
      <w:lvlJc w:val="right"/>
      <w:pPr>
        <w:ind w:left="2557" w:hanging="180"/>
      </w:pPr>
    </w:lvl>
    <w:lvl w:ilvl="3" w:tplc="0405000F" w:tentative="1">
      <w:start w:val="1"/>
      <w:numFmt w:val="decimal"/>
      <w:lvlText w:val="%4."/>
      <w:lvlJc w:val="left"/>
      <w:pPr>
        <w:ind w:left="3277" w:hanging="360"/>
      </w:pPr>
    </w:lvl>
    <w:lvl w:ilvl="4" w:tplc="04050019" w:tentative="1">
      <w:start w:val="1"/>
      <w:numFmt w:val="lowerLetter"/>
      <w:lvlText w:val="%5."/>
      <w:lvlJc w:val="left"/>
      <w:pPr>
        <w:ind w:left="3997" w:hanging="360"/>
      </w:pPr>
    </w:lvl>
    <w:lvl w:ilvl="5" w:tplc="0405001B" w:tentative="1">
      <w:start w:val="1"/>
      <w:numFmt w:val="lowerRoman"/>
      <w:lvlText w:val="%6."/>
      <w:lvlJc w:val="right"/>
      <w:pPr>
        <w:ind w:left="4717" w:hanging="180"/>
      </w:pPr>
    </w:lvl>
    <w:lvl w:ilvl="6" w:tplc="0405000F" w:tentative="1">
      <w:start w:val="1"/>
      <w:numFmt w:val="decimal"/>
      <w:lvlText w:val="%7."/>
      <w:lvlJc w:val="left"/>
      <w:pPr>
        <w:ind w:left="5437" w:hanging="360"/>
      </w:pPr>
    </w:lvl>
    <w:lvl w:ilvl="7" w:tplc="04050019" w:tentative="1">
      <w:start w:val="1"/>
      <w:numFmt w:val="lowerLetter"/>
      <w:lvlText w:val="%8."/>
      <w:lvlJc w:val="left"/>
      <w:pPr>
        <w:ind w:left="6157" w:hanging="360"/>
      </w:pPr>
    </w:lvl>
    <w:lvl w:ilvl="8" w:tplc="0405001B" w:tentative="1">
      <w:start w:val="1"/>
      <w:numFmt w:val="lowerRoman"/>
      <w:lvlText w:val="%9."/>
      <w:lvlJc w:val="right"/>
      <w:pPr>
        <w:ind w:left="6877" w:hanging="180"/>
      </w:pPr>
    </w:lvl>
  </w:abstractNum>
  <w:abstractNum w:abstractNumId="29" w15:restartNumberingAfterBreak="0">
    <w:nsid w:val="6FFA24F2"/>
    <w:multiLevelType w:val="hybridMultilevel"/>
    <w:tmpl w:val="12883374"/>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30" w15:restartNumberingAfterBreak="0">
    <w:nsid w:val="74E11E67"/>
    <w:multiLevelType w:val="hybridMultilevel"/>
    <w:tmpl w:val="0332D6B6"/>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31" w15:restartNumberingAfterBreak="0">
    <w:nsid w:val="75377F7E"/>
    <w:multiLevelType w:val="multilevel"/>
    <w:tmpl w:val="AFEEE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C0719E"/>
    <w:multiLevelType w:val="multilevel"/>
    <w:tmpl w:val="F348C4D6"/>
    <w:lvl w:ilvl="0">
      <w:start w:val="1"/>
      <w:numFmt w:val="decimal"/>
      <w:lvlText w:val="%1."/>
      <w:lvlJc w:val="left"/>
      <w:pPr>
        <w:ind w:left="360" w:hanging="360"/>
      </w:pPr>
    </w:lvl>
    <w:lvl w:ilvl="1">
      <w:start w:val="1"/>
      <w:numFmt w:val="decimal"/>
      <w:lvlText w:val="%1.%2."/>
      <w:lvlJc w:val="left"/>
      <w:pPr>
        <w:ind w:left="357" w:hanging="357"/>
      </w:pPr>
    </w:lvl>
    <w:lvl w:ilvl="2">
      <w:start w:val="1"/>
      <w:numFmt w:val="decimal"/>
      <w:lvlText w:val="%1.%2.%3."/>
      <w:lvlJc w:val="left"/>
      <w:pPr>
        <w:ind w:left="357" w:hanging="357"/>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70B258F"/>
    <w:multiLevelType w:val="hybridMultilevel"/>
    <w:tmpl w:val="3EAE14D6"/>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34" w15:restartNumberingAfterBreak="0">
    <w:nsid w:val="7B57143F"/>
    <w:multiLevelType w:val="hybridMultilevel"/>
    <w:tmpl w:val="B366071C"/>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abstractNum w:abstractNumId="35" w15:restartNumberingAfterBreak="0">
    <w:nsid w:val="7C2C0733"/>
    <w:multiLevelType w:val="hybridMultilevel"/>
    <w:tmpl w:val="9F68EC74"/>
    <w:lvl w:ilvl="0" w:tplc="04050001">
      <w:start w:val="1"/>
      <w:numFmt w:val="bullet"/>
      <w:lvlText w:val=""/>
      <w:lvlJc w:val="left"/>
      <w:pPr>
        <w:ind w:left="1117" w:hanging="360"/>
      </w:pPr>
      <w:rPr>
        <w:rFonts w:ascii="Symbol" w:hAnsi="Symbol" w:hint="default"/>
      </w:rPr>
    </w:lvl>
    <w:lvl w:ilvl="1" w:tplc="04050003" w:tentative="1">
      <w:start w:val="1"/>
      <w:numFmt w:val="bullet"/>
      <w:lvlText w:val="o"/>
      <w:lvlJc w:val="left"/>
      <w:pPr>
        <w:ind w:left="1837" w:hanging="360"/>
      </w:pPr>
      <w:rPr>
        <w:rFonts w:ascii="Courier New" w:hAnsi="Courier New" w:cs="Courier New" w:hint="default"/>
      </w:rPr>
    </w:lvl>
    <w:lvl w:ilvl="2" w:tplc="04050005" w:tentative="1">
      <w:start w:val="1"/>
      <w:numFmt w:val="bullet"/>
      <w:lvlText w:val=""/>
      <w:lvlJc w:val="left"/>
      <w:pPr>
        <w:ind w:left="2557" w:hanging="360"/>
      </w:pPr>
      <w:rPr>
        <w:rFonts w:ascii="Wingdings" w:hAnsi="Wingdings" w:hint="default"/>
      </w:rPr>
    </w:lvl>
    <w:lvl w:ilvl="3" w:tplc="04050001" w:tentative="1">
      <w:start w:val="1"/>
      <w:numFmt w:val="bullet"/>
      <w:lvlText w:val=""/>
      <w:lvlJc w:val="left"/>
      <w:pPr>
        <w:ind w:left="3277" w:hanging="360"/>
      </w:pPr>
      <w:rPr>
        <w:rFonts w:ascii="Symbol" w:hAnsi="Symbol" w:hint="default"/>
      </w:rPr>
    </w:lvl>
    <w:lvl w:ilvl="4" w:tplc="04050003" w:tentative="1">
      <w:start w:val="1"/>
      <w:numFmt w:val="bullet"/>
      <w:lvlText w:val="o"/>
      <w:lvlJc w:val="left"/>
      <w:pPr>
        <w:ind w:left="3997" w:hanging="360"/>
      </w:pPr>
      <w:rPr>
        <w:rFonts w:ascii="Courier New" w:hAnsi="Courier New" w:cs="Courier New" w:hint="default"/>
      </w:rPr>
    </w:lvl>
    <w:lvl w:ilvl="5" w:tplc="04050005" w:tentative="1">
      <w:start w:val="1"/>
      <w:numFmt w:val="bullet"/>
      <w:lvlText w:val=""/>
      <w:lvlJc w:val="left"/>
      <w:pPr>
        <w:ind w:left="4717" w:hanging="360"/>
      </w:pPr>
      <w:rPr>
        <w:rFonts w:ascii="Wingdings" w:hAnsi="Wingdings" w:hint="default"/>
      </w:rPr>
    </w:lvl>
    <w:lvl w:ilvl="6" w:tplc="04050001" w:tentative="1">
      <w:start w:val="1"/>
      <w:numFmt w:val="bullet"/>
      <w:lvlText w:val=""/>
      <w:lvlJc w:val="left"/>
      <w:pPr>
        <w:ind w:left="5437" w:hanging="360"/>
      </w:pPr>
      <w:rPr>
        <w:rFonts w:ascii="Symbol" w:hAnsi="Symbol" w:hint="default"/>
      </w:rPr>
    </w:lvl>
    <w:lvl w:ilvl="7" w:tplc="04050003" w:tentative="1">
      <w:start w:val="1"/>
      <w:numFmt w:val="bullet"/>
      <w:lvlText w:val="o"/>
      <w:lvlJc w:val="left"/>
      <w:pPr>
        <w:ind w:left="6157" w:hanging="360"/>
      </w:pPr>
      <w:rPr>
        <w:rFonts w:ascii="Courier New" w:hAnsi="Courier New" w:cs="Courier New" w:hint="default"/>
      </w:rPr>
    </w:lvl>
    <w:lvl w:ilvl="8" w:tplc="04050005" w:tentative="1">
      <w:start w:val="1"/>
      <w:numFmt w:val="bullet"/>
      <w:lvlText w:val=""/>
      <w:lvlJc w:val="left"/>
      <w:pPr>
        <w:ind w:left="6877" w:hanging="360"/>
      </w:pPr>
      <w:rPr>
        <w:rFonts w:ascii="Wingdings" w:hAnsi="Wingdings" w:hint="default"/>
      </w:rPr>
    </w:lvl>
  </w:abstractNum>
  <w:num w:numId="1">
    <w:abstractNumId w:val="1"/>
  </w:num>
  <w:num w:numId="2">
    <w:abstractNumId w:val="11"/>
  </w:num>
  <w:num w:numId="3">
    <w:abstractNumId w:val="32"/>
  </w:num>
  <w:num w:numId="4">
    <w:abstractNumId w:val="31"/>
  </w:num>
  <w:num w:numId="5">
    <w:abstractNumId w:val="13"/>
  </w:num>
  <w:num w:numId="6">
    <w:abstractNumId w:val="14"/>
  </w:num>
  <w:num w:numId="7">
    <w:abstractNumId w:val="2"/>
  </w:num>
  <w:num w:numId="8">
    <w:abstractNumId w:val="6"/>
  </w:num>
  <w:num w:numId="9">
    <w:abstractNumId w:val="8"/>
  </w:num>
  <w:num w:numId="10">
    <w:abstractNumId w:val="3"/>
  </w:num>
  <w:num w:numId="11">
    <w:abstractNumId w:val="3"/>
  </w:num>
  <w:num w:numId="12">
    <w:abstractNumId w:val="3"/>
  </w:num>
  <w:num w:numId="13">
    <w:abstractNumId w:val="3"/>
  </w:num>
  <w:num w:numId="14">
    <w:abstractNumId w:val="3"/>
  </w:num>
  <w:num w:numId="15">
    <w:abstractNumId w:val="25"/>
  </w:num>
  <w:num w:numId="16">
    <w:abstractNumId w:val="27"/>
  </w:num>
  <w:num w:numId="17">
    <w:abstractNumId w:val="34"/>
  </w:num>
  <w:num w:numId="18">
    <w:abstractNumId w:val="21"/>
  </w:num>
  <w:num w:numId="19">
    <w:abstractNumId w:val="12"/>
  </w:num>
  <w:num w:numId="20">
    <w:abstractNumId w:val="18"/>
  </w:num>
  <w:num w:numId="21">
    <w:abstractNumId w:val="15"/>
  </w:num>
  <w:num w:numId="22">
    <w:abstractNumId w:val="0"/>
  </w:num>
  <w:num w:numId="23">
    <w:abstractNumId w:val="23"/>
  </w:num>
  <w:num w:numId="24">
    <w:abstractNumId w:val="5"/>
  </w:num>
  <w:num w:numId="25">
    <w:abstractNumId w:val="30"/>
  </w:num>
  <w:num w:numId="26">
    <w:abstractNumId w:val="9"/>
  </w:num>
  <w:num w:numId="27">
    <w:abstractNumId w:val="4"/>
  </w:num>
  <w:num w:numId="28">
    <w:abstractNumId w:val="17"/>
  </w:num>
  <w:num w:numId="29">
    <w:abstractNumId w:val="7"/>
  </w:num>
  <w:num w:numId="30">
    <w:abstractNumId w:val="20"/>
  </w:num>
  <w:num w:numId="31">
    <w:abstractNumId w:val="35"/>
  </w:num>
  <w:num w:numId="32">
    <w:abstractNumId w:val="24"/>
  </w:num>
  <w:num w:numId="33">
    <w:abstractNumId w:val="29"/>
  </w:num>
  <w:num w:numId="34">
    <w:abstractNumId w:val="33"/>
  </w:num>
  <w:num w:numId="35">
    <w:abstractNumId w:val="19"/>
  </w:num>
  <w:num w:numId="36">
    <w:abstractNumId w:val="3"/>
  </w:num>
  <w:num w:numId="37">
    <w:abstractNumId w:val="3"/>
  </w:num>
  <w:num w:numId="38">
    <w:abstractNumId w:val="28"/>
  </w:num>
  <w:num w:numId="39">
    <w:abstractNumId w:val="22"/>
  </w:num>
  <w:num w:numId="40">
    <w:abstractNumId w:val="26"/>
  </w:num>
  <w:num w:numId="41">
    <w:abstractNumId w:val="3"/>
  </w:num>
  <w:num w:numId="42">
    <w:abstractNumId w:val="16"/>
  </w:num>
  <w:num w:numId="43">
    <w:abstractNumId w:val="3"/>
  </w:num>
  <w:num w:numId="44">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ecp00">
    <w15:presenceInfo w15:providerId="None" w15:userId="janecp00"/>
  </w15:person>
  <w15:person w15:author="Pucová Alena Bc.">
    <w15:presenceInfo w15:providerId="None" w15:userId="Pucová Alena Bc."/>
  </w15:person>
  <w15:person w15:author="Pucová Alena">
    <w15:presenceInfo w15:providerId="AD" w15:userId="S-1-5-21-26348455-1143353252-1947177519-47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2A"/>
    <w:rsid w:val="00015C91"/>
    <w:rsid w:val="00027004"/>
    <w:rsid w:val="000575C8"/>
    <w:rsid w:val="00095578"/>
    <w:rsid w:val="000967F0"/>
    <w:rsid w:val="000A5A00"/>
    <w:rsid w:val="000A5C1F"/>
    <w:rsid w:val="000B2734"/>
    <w:rsid w:val="000B4880"/>
    <w:rsid w:val="000B77A2"/>
    <w:rsid w:val="000C4625"/>
    <w:rsid w:val="001034AD"/>
    <w:rsid w:val="00105CFA"/>
    <w:rsid w:val="00112C67"/>
    <w:rsid w:val="00120397"/>
    <w:rsid w:val="001209E4"/>
    <w:rsid w:val="001223F5"/>
    <w:rsid w:val="00127315"/>
    <w:rsid w:val="00152CA8"/>
    <w:rsid w:val="001547E4"/>
    <w:rsid w:val="001632AA"/>
    <w:rsid w:val="00163A4F"/>
    <w:rsid w:val="001641F4"/>
    <w:rsid w:val="00164901"/>
    <w:rsid w:val="001656AF"/>
    <w:rsid w:val="00187DDB"/>
    <w:rsid w:val="001A4219"/>
    <w:rsid w:val="001B0855"/>
    <w:rsid w:val="001B6DC9"/>
    <w:rsid w:val="001C40E9"/>
    <w:rsid w:val="001C5B09"/>
    <w:rsid w:val="001D2D82"/>
    <w:rsid w:val="001F1968"/>
    <w:rsid w:val="001F4987"/>
    <w:rsid w:val="001F65AB"/>
    <w:rsid w:val="001F7ADE"/>
    <w:rsid w:val="002040EC"/>
    <w:rsid w:val="00213909"/>
    <w:rsid w:val="00222690"/>
    <w:rsid w:val="00223A2A"/>
    <w:rsid w:val="00254270"/>
    <w:rsid w:val="00266935"/>
    <w:rsid w:val="00283F88"/>
    <w:rsid w:val="002903DE"/>
    <w:rsid w:val="002918B4"/>
    <w:rsid w:val="002A17F8"/>
    <w:rsid w:val="002B3A94"/>
    <w:rsid w:val="002B438F"/>
    <w:rsid w:val="002B4894"/>
    <w:rsid w:val="002B7A21"/>
    <w:rsid w:val="002D2FF4"/>
    <w:rsid w:val="0030680A"/>
    <w:rsid w:val="003349C5"/>
    <w:rsid w:val="00363B76"/>
    <w:rsid w:val="00365E51"/>
    <w:rsid w:val="00370217"/>
    <w:rsid w:val="00370674"/>
    <w:rsid w:val="00376D47"/>
    <w:rsid w:val="003800BC"/>
    <w:rsid w:val="003851DB"/>
    <w:rsid w:val="003914DE"/>
    <w:rsid w:val="00393D63"/>
    <w:rsid w:val="0039795A"/>
    <w:rsid w:val="003A626C"/>
    <w:rsid w:val="003B019B"/>
    <w:rsid w:val="003B328D"/>
    <w:rsid w:val="003B7CCC"/>
    <w:rsid w:val="003D1529"/>
    <w:rsid w:val="003E3F9E"/>
    <w:rsid w:val="00401320"/>
    <w:rsid w:val="00401B33"/>
    <w:rsid w:val="00404EFB"/>
    <w:rsid w:val="00405502"/>
    <w:rsid w:val="00434335"/>
    <w:rsid w:val="00437667"/>
    <w:rsid w:val="004450CE"/>
    <w:rsid w:val="004554B6"/>
    <w:rsid w:val="0045554E"/>
    <w:rsid w:val="004638B2"/>
    <w:rsid w:val="00474225"/>
    <w:rsid w:val="0047469F"/>
    <w:rsid w:val="00485396"/>
    <w:rsid w:val="00490C0C"/>
    <w:rsid w:val="00497DC9"/>
    <w:rsid w:val="004A311C"/>
    <w:rsid w:val="004A6F28"/>
    <w:rsid w:val="004B086F"/>
    <w:rsid w:val="004C5621"/>
    <w:rsid w:val="004E5D8D"/>
    <w:rsid w:val="005329FD"/>
    <w:rsid w:val="005575F6"/>
    <w:rsid w:val="005601A1"/>
    <w:rsid w:val="00571CA1"/>
    <w:rsid w:val="00571E0C"/>
    <w:rsid w:val="005860E3"/>
    <w:rsid w:val="005A33B7"/>
    <w:rsid w:val="005A7C52"/>
    <w:rsid w:val="005B5592"/>
    <w:rsid w:val="005C59DD"/>
    <w:rsid w:val="005D0C68"/>
    <w:rsid w:val="005D1430"/>
    <w:rsid w:val="005D63A4"/>
    <w:rsid w:val="0060515E"/>
    <w:rsid w:val="00632B91"/>
    <w:rsid w:val="00635973"/>
    <w:rsid w:val="00647551"/>
    <w:rsid w:val="00651CDA"/>
    <w:rsid w:val="006526E7"/>
    <w:rsid w:val="00665432"/>
    <w:rsid w:val="00666786"/>
    <w:rsid w:val="006875B7"/>
    <w:rsid w:val="006904C9"/>
    <w:rsid w:val="006A7BD0"/>
    <w:rsid w:val="006C330E"/>
    <w:rsid w:val="006C6155"/>
    <w:rsid w:val="006F0C96"/>
    <w:rsid w:val="006F5E25"/>
    <w:rsid w:val="0071176A"/>
    <w:rsid w:val="007151E2"/>
    <w:rsid w:val="007254E2"/>
    <w:rsid w:val="00733B4F"/>
    <w:rsid w:val="0075274D"/>
    <w:rsid w:val="00756916"/>
    <w:rsid w:val="007820CC"/>
    <w:rsid w:val="00787FBC"/>
    <w:rsid w:val="007A66B1"/>
    <w:rsid w:val="007B1509"/>
    <w:rsid w:val="007E0989"/>
    <w:rsid w:val="008014A1"/>
    <w:rsid w:val="0080679B"/>
    <w:rsid w:val="00824506"/>
    <w:rsid w:val="00847767"/>
    <w:rsid w:val="00850FD4"/>
    <w:rsid w:val="00851180"/>
    <w:rsid w:val="00854610"/>
    <w:rsid w:val="00860D0D"/>
    <w:rsid w:val="0087756D"/>
    <w:rsid w:val="00886419"/>
    <w:rsid w:val="008A46AE"/>
    <w:rsid w:val="008A51AF"/>
    <w:rsid w:val="008B00FB"/>
    <w:rsid w:val="008B0BC8"/>
    <w:rsid w:val="008B1641"/>
    <w:rsid w:val="008B2958"/>
    <w:rsid w:val="008B3B0E"/>
    <w:rsid w:val="008C77C5"/>
    <w:rsid w:val="008D2C90"/>
    <w:rsid w:val="008F47B4"/>
    <w:rsid w:val="00900C6D"/>
    <w:rsid w:val="00900E01"/>
    <w:rsid w:val="009078C2"/>
    <w:rsid w:val="0093096C"/>
    <w:rsid w:val="0093603D"/>
    <w:rsid w:val="009563AA"/>
    <w:rsid w:val="00956604"/>
    <w:rsid w:val="009601D2"/>
    <w:rsid w:val="0096064D"/>
    <w:rsid w:val="00962253"/>
    <w:rsid w:val="00970BA2"/>
    <w:rsid w:val="00970BBA"/>
    <w:rsid w:val="009A3543"/>
    <w:rsid w:val="009B0142"/>
    <w:rsid w:val="009D0CF1"/>
    <w:rsid w:val="009D5FF9"/>
    <w:rsid w:val="009E14C4"/>
    <w:rsid w:val="009E3FAB"/>
    <w:rsid w:val="009E70F8"/>
    <w:rsid w:val="00A1181B"/>
    <w:rsid w:val="00A21653"/>
    <w:rsid w:val="00A2510D"/>
    <w:rsid w:val="00A32A90"/>
    <w:rsid w:val="00A3312E"/>
    <w:rsid w:val="00A37DB9"/>
    <w:rsid w:val="00A75380"/>
    <w:rsid w:val="00AB396C"/>
    <w:rsid w:val="00AB5EFA"/>
    <w:rsid w:val="00AC0115"/>
    <w:rsid w:val="00AC0C3E"/>
    <w:rsid w:val="00AC2210"/>
    <w:rsid w:val="00AD48FE"/>
    <w:rsid w:val="00AE7D3F"/>
    <w:rsid w:val="00B10E5A"/>
    <w:rsid w:val="00B2652C"/>
    <w:rsid w:val="00B30C17"/>
    <w:rsid w:val="00B47917"/>
    <w:rsid w:val="00B52E42"/>
    <w:rsid w:val="00B70EEB"/>
    <w:rsid w:val="00B8079A"/>
    <w:rsid w:val="00BA5671"/>
    <w:rsid w:val="00BB4646"/>
    <w:rsid w:val="00BC09BE"/>
    <w:rsid w:val="00BC787F"/>
    <w:rsid w:val="00BD23D7"/>
    <w:rsid w:val="00BD53C7"/>
    <w:rsid w:val="00BE2361"/>
    <w:rsid w:val="00BE5906"/>
    <w:rsid w:val="00BF7EAB"/>
    <w:rsid w:val="00C00348"/>
    <w:rsid w:val="00C10FB8"/>
    <w:rsid w:val="00C153EB"/>
    <w:rsid w:val="00C20A4E"/>
    <w:rsid w:val="00C371E4"/>
    <w:rsid w:val="00C41EAE"/>
    <w:rsid w:val="00C4548F"/>
    <w:rsid w:val="00C57607"/>
    <w:rsid w:val="00C63764"/>
    <w:rsid w:val="00C75E91"/>
    <w:rsid w:val="00C86FE3"/>
    <w:rsid w:val="00CB3090"/>
    <w:rsid w:val="00CB37E4"/>
    <w:rsid w:val="00CC545B"/>
    <w:rsid w:val="00CD02D8"/>
    <w:rsid w:val="00CD5600"/>
    <w:rsid w:val="00D1225E"/>
    <w:rsid w:val="00D1240A"/>
    <w:rsid w:val="00D23EFA"/>
    <w:rsid w:val="00D24496"/>
    <w:rsid w:val="00D3289D"/>
    <w:rsid w:val="00D82192"/>
    <w:rsid w:val="00D83D7D"/>
    <w:rsid w:val="00D87592"/>
    <w:rsid w:val="00D9501F"/>
    <w:rsid w:val="00DA5F1F"/>
    <w:rsid w:val="00DB6B21"/>
    <w:rsid w:val="00DB6B97"/>
    <w:rsid w:val="00DC3B40"/>
    <w:rsid w:val="00DC3BF0"/>
    <w:rsid w:val="00DC4FDA"/>
    <w:rsid w:val="00DC734D"/>
    <w:rsid w:val="00DD1CDA"/>
    <w:rsid w:val="00DD2B22"/>
    <w:rsid w:val="00DD6163"/>
    <w:rsid w:val="00DF499B"/>
    <w:rsid w:val="00E11F2A"/>
    <w:rsid w:val="00E24FA4"/>
    <w:rsid w:val="00E31149"/>
    <w:rsid w:val="00E320DF"/>
    <w:rsid w:val="00E3686C"/>
    <w:rsid w:val="00E3716C"/>
    <w:rsid w:val="00E425FA"/>
    <w:rsid w:val="00E63572"/>
    <w:rsid w:val="00E67B50"/>
    <w:rsid w:val="00E707B2"/>
    <w:rsid w:val="00E91B84"/>
    <w:rsid w:val="00E96363"/>
    <w:rsid w:val="00ED3965"/>
    <w:rsid w:val="00EE0A34"/>
    <w:rsid w:val="00EE5183"/>
    <w:rsid w:val="00EF0DBA"/>
    <w:rsid w:val="00EF446B"/>
    <w:rsid w:val="00F0097A"/>
    <w:rsid w:val="00F00B51"/>
    <w:rsid w:val="00F0119D"/>
    <w:rsid w:val="00F025DD"/>
    <w:rsid w:val="00F02A40"/>
    <w:rsid w:val="00F12F91"/>
    <w:rsid w:val="00F14914"/>
    <w:rsid w:val="00F27DDA"/>
    <w:rsid w:val="00F324A7"/>
    <w:rsid w:val="00F63463"/>
    <w:rsid w:val="00F64B40"/>
    <w:rsid w:val="00F80CBD"/>
    <w:rsid w:val="00FC61D5"/>
    <w:rsid w:val="00FD1F06"/>
    <w:rsid w:val="00FD2348"/>
    <w:rsid w:val="00FE68F0"/>
    <w:rsid w:val="00FF221D"/>
    <w:rsid w:val="00FF23CF"/>
    <w:rsid w:val="00FF5436"/>
    <w:rsid w:val="1E71B9BF"/>
    <w:rsid w:val="56B0F7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C3AA3"/>
  <w15:docId w15:val="{079F46C9-34FA-4062-8C49-E6BA43A96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cs-CZ" w:bidi="ar-SA"/>
      </w:rPr>
    </w:rPrDefault>
    <w:pPrDefault>
      <w:pPr>
        <w:spacing w:after="120" w:line="360" w:lineRule="auto"/>
        <w:ind w:firstLine="39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B1981"/>
  </w:style>
  <w:style w:type="paragraph" w:styleId="Nadpis1">
    <w:name w:val="heading 1"/>
    <w:basedOn w:val="Normln"/>
    <w:next w:val="Normln"/>
    <w:link w:val="Nadpis1Char"/>
    <w:uiPriority w:val="9"/>
    <w:qFormat/>
    <w:rsid w:val="000278F6"/>
    <w:pPr>
      <w:keepNext/>
      <w:keepLines/>
      <w:numPr>
        <w:numId w:val="10"/>
      </w:numPr>
      <w:spacing w:before="240" w:after="0"/>
      <w:outlineLvl w:val="0"/>
    </w:pPr>
    <w:rPr>
      <w:rFonts w:ascii="Arial" w:eastAsiaTheme="majorEastAsia" w:hAnsi="Arial" w:cstheme="majorBidi"/>
      <w:b/>
      <w:sz w:val="32"/>
      <w:szCs w:val="32"/>
    </w:rPr>
  </w:style>
  <w:style w:type="paragraph" w:styleId="Nadpis2">
    <w:name w:val="heading 2"/>
    <w:basedOn w:val="Nadpis1"/>
    <w:next w:val="Normln"/>
    <w:link w:val="Nadpis2Char"/>
    <w:uiPriority w:val="9"/>
    <w:unhideWhenUsed/>
    <w:qFormat/>
    <w:rsid w:val="000278F6"/>
    <w:pPr>
      <w:numPr>
        <w:ilvl w:val="1"/>
      </w:numPr>
      <w:spacing w:before="40"/>
      <w:outlineLvl w:val="1"/>
    </w:pPr>
    <w:rPr>
      <w:color w:val="000000" w:themeColor="text1"/>
      <w:sz w:val="28"/>
      <w:szCs w:val="26"/>
    </w:rPr>
  </w:style>
  <w:style w:type="paragraph" w:styleId="Nadpis3">
    <w:name w:val="heading 3"/>
    <w:basedOn w:val="Nadpis1"/>
    <w:next w:val="Normln"/>
    <w:link w:val="Nadpis3Char"/>
    <w:uiPriority w:val="9"/>
    <w:unhideWhenUsed/>
    <w:qFormat/>
    <w:rsid w:val="000278F6"/>
    <w:pPr>
      <w:numPr>
        <w:ilvl w:val="2"/>
      </w:numPr>
      <w:spacing w:before="40"/>
      <w:outlineLvl w:val="2"/>
    </w:pPr>
    <w:rPr>
      <w:b w:val="0"/>
      <w:sz w:val="28"/>
      <w:szCs w:val="24"/>
    </w:rPr>
  </w:style>
  <w:style w:type="paragraph" w:styleId="Nadpis4">
    <w:name w:val="heading 4"/>
    <w:basedOn w:val="Normln"/>
    <w:next w:val="Normln"/>
    <w:link w:val="Nadpis4Char"/>
    <w:uiPriority w:val="9"/>
    <w:unhideWhenUsed/>
    <w:qFormat/>
    <w:rsid w:val="006E0268"/>
    <w:pPr>
      <w:keepNext/>
      <w:keepLines/>
      <w:spacing w:before="40" w:after="0"/>
      <w:ind w:firstLine="0"/>
      <w:outlineLvl w:val="3"/>
    </w:pPr>
    <w:rPr>
      <w:rFonts w:ascii="Arial" w:eastAsiaTheme="majorEastAsia" w:hAnsi="Arial" w:cstheme="majorBidi"/>
      <w:iCs/>
    </w:rPr>
  </w:style>
  <w:style w:type="paragraph" w:styleId="Nadpis5">
    <w:name w:val="heading 5"/>
    <w:basedOn w:val="Normln"/>
    <w:next w:val="Normln"/>
    <w:link w:val="Nadpis5Char"/>
    <w:uiPriority w:val="9"/>
    <w:unhideWhenUsed/>
    <w:qFormat/>
    <w:rsid w:val="00753CCA"/>
    <w:pPr>
      <w:keepNext/>
      <w:keepLines/>
      <w:spacing w:after="0"/>
      <w:ind w:firstLine="0"/>
      <w:outlineLvl w:val="4"/>
    </w:pPr>
    <w:rPr>
      <w:rFonts w:eastAsiaTheme="majorEastAsia" w:cstheme="majorBidi"/>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Nzev">
    <w:name w:val="Title"/>
    <w:basedOn w:val="Normln"/>
    <w:next w:val="Normln"/>
    <w:uiPriority w:val="10"/>
    <w:qFormat/>
    <w:rsid w:val="001C5B09"/>
    <w:pPr>
      <w:keepNext/>
      <w:keepLines/>
      <w:spacing w:before="480"/>
    </w:pPr>
    <w:rPr>
      <w:b/>
      <w:sz w:val="40"/>
      <w:szCs w:val="7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Odstavecseseznamem">
    <w:name w:val="List Paragraph"/>
    <w:basedOn w:val="Normln"/>
    <w:uiPriority w:val="34"/>
    <w:qFormat/>
    <w:rsid w:val="00DD0D91"/>
    <w:pPr>
      <w:ind w:left="720"/>
      <w:contextualSpacing/>
    </w:pPr>
  </w:style>
  <w:style w:type="character" w:styleId="Hypertextovodkaz">
    <w:name w:val="Hyperlink"/>
    <w:basedOn w:val="Standardnpsmoodstavce"/>
    <w:uiPriority w:val="99"/>
    <w:unhideWhenUsed/>
    <w:rsid w:val="00BD50E9"/>
    <w:rPr>
      <w:color w:val="0563C1" w:themeColor="hyperlink"/>
      <w:u w:val="single"/>
    </w:rPr>
  </w:style>
  <w:style w:type="character" w:customStyle="1" w:styleId="Nevyeenzmnka1">
    <w:name w:val="Nevyřešená zmínka1"/>
    <w:basedOn w:val="Standardnpsmoodstavce"/>
    <w:uiPriority w:val="99"/>
    <w:semiHidden/>
    <w:unhideWhenUsed/>
    <w:rsid w:val="00BD50E9"/>
    <w:rPr>
      <w:color w:val="605E5C"/>
      <w:shd w:val="clear" w:color="auto" w:fill="E1DFDD"/>
    </w:rPr>
  </w:style>
  <w:style w:type="character" w:styleId="Sledovanodkaz">
    <w:name w:val="FollowedHyperlink"/>
    <w:basedOn w:val="Standardnpsmoodstavce"/>
    <w:uiPriority w:val="99"/>
    <w:semiHidden/>
    <w:unhideWhenUsed/>
    <w:rsid w:val="006B291C"/>
    <w:rPr>
      <w:color w:val="954F72" w:themeColor="followedHyperlink"/>
      <w:u w:val="single"/>
    </w:rPr>
  </w:style>
  <w:style w:type="character" w:customStyle="1" w:styleId="Nadpis1Char">
    <w:name w:val="Nadpis 1 Char"/>
    <w:basedOn w:val="Standardnpsmoodstavce"/>
    <w:link w:val="Nadpis1"/>
    <w:uiPriority w:val="9"/>
    <w:rsid w:val="000E2C8C"/>
    <w:rPr>
      <w:rFonts w:ascii="Arial" w:eastAsiaTheme="majorEastAsia" w:hAnsi="Arial" w:cstheme="majorBidi"/>
      <w:b/>
      <w:sz w:val="32"/>
      <w:szCs w:val="32"/>
      <w:lang w:eastAsia="cs-CZ"/>
    </w:rPr>
  </w:style>
  <w:style w:type="paragraph" w:styleId="Bibliografie">
    <w:name w:val="Bibliography"/>
    <w:basedOn w:val="Normln"/>
    <w:next w:val="Normln"/>
    <w:uiPriority w:val="37"/>
    <w:unhideWhenUsed/>
    <w:rsid w:val="006B291C"/>
  </w:style>
  <w:style w:type="table" w:styleId="Mkatabulky">
    <w:name w:val="Table Grid"/>
    <w:basedOn w:val="Normlntabulka"/>
    <w:uiPriority w:val="39"/>
    <w:rsid w:val="00C87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4F49B1"/>
    <w:rPr>
      <w:rFonts w:ascii="Arial" w:eastAsiaTheme="majorEastAsia" w:hAnsi="Arial" w:cstheme="majorBidi"/>
      <w:b/>
      <w:color w:val="000000" w:themeColor="text1"/>
      <w:sz w:val="28"/>
      <w:szCs w:val="26"/>
      <w:lang w:eastAsia="cs-CZ"/>
    </w:rPr>
  </w:style>
  <w:style w:type="character" w:customStyle="1" w:styleId="Nadpis3Char">
    <w:name w:val="Nadpis 3 Char"/>
    <w:basedOn w:val="Standardnpsmoodstavce"/>
    <w:link w:val="Nadpis3"/>
    <w:uiPriority w:val="9"/>
    <w:rsid w:val="004F49B1"/>
    <w:rPr>
      <w:rFonts w:ascii="Arial" w:eastAsiaTheme="majorEastAsia" w:hAnsi="Arial" w:cstheme="majorBidi"/>
      <w:sz w:val="28"/>
      <w:szCs w:val="24"/>
      <w:lang w:eastAsia="cs-CZ"/>
    </w:rPr>
  </w:style>
  <w:style w:type="paragraph" w:styleId="Titulek">
    <w:name w:val="caption"/>
    <w:basedOn w:val="Normln"/>
    <w:next w:val="Normln"/>
    <w:uiPriority w:val="35"/>
    <w:unhideWhenUsed/>
    <w:qFormat/>
    <w:rsid w:val="00A13D87"/>
    <w:pPr>
      <w:spacing w:after="200" w:line="240" w:lineRule="auto"/>
    </w:pPr>
    <w:rPr>
      <w:i/>
      <w:iCs/>
      <w:color w:val="44546A" w:themeColor="text2"/>
      <w:sz w:val="18"/>
      <w:szCs w:val="18"/>
    </w:rPr>
  </w:style>
  <w:style w:type="character" w:customStyle="1" w:styleId="Nadpis4Char">
    <w:name w:val="Nadpis 4 Char"/>
    <w:basedOn w:val="Standardnpsmoodstavce"/>
    <w:link w:val="Nadpis4"/>
    <w:uiPriority w:val="9"/>
    <w:rsid w:val="006E0268"/>
    <w:rPr>
      <w:rFonts w:ascii="Arial" w:eastAsiaTheme="majorEastAsia" w:hAnsi="Arial" w:cstheme="majorBidi"/>
      <w:iCs/>
      <w:sz w:val="24"/>
    </w:rPr>
  </w:style>
  <w:style w:type="character" w:customStyle="1" w:styleId="Nadpis5Char">
    <w:name w:val="Nadpis 5 Char"/>
    <w:basedOn w:val="Standardnpsmoodstavce"/>
    <w:link w:val="Nadpis5"/>
    <w:uiPriority w:val="9"/>
    <w:rsid w:val="00753CCA"/>
    <w:rPr>
      <w:rFonts w:ascii="Times New Roman" w:eastAsiaTheme="majorEastAsia" w:hAnsi="Times New Roman" w:cstheme="majorBidi"/>
      <w:sz w:val="24"/>
    </w:rPr>
  </w:style>
  <w:style w:type="character" w:styleId="Zdraznn">
    <w:name w:val="Emphasis"/>
    <w:basedOn w:val="Standardnpsmoodstavce"/>
    <w:uiPriority w:val="20"/>
    <w:qFormat/>
    <w:rsid w:val="00595735"/>
    <w:rPr>
      <w:i/>
      <w:iCs/>
    </w:rPr>
  </w:style>
  <w:style w:type="paragraph" w:styleId="Obsah1">
    <w:name w:val="toc 1"/>
    <w:basedOn w:val="Normln"/>
    <w:next w:val="Normln"/>
    <w:autoRedefine/>
    <w:uiPriority w:val="39"/>
    <w:unhideWhenUsed/>
    <w:rsid w:val="00454425"/>
    <w:pPr>
      <w:spacing w:after="100"/>
    </w:pPr>
  </w:style>
  <w:style w:type="paragraph" w:styleId="Obsah2">
    <w:name w:val="toc 2"/>
    <w:basedOn w:val="Normln"/>
    <w:next w:val="Normln"/>
    <w:autoRedefine/>
    <w:uiPriority w:val="39"/>
    <w:unhideWhenUsed/>
    <w:rsid w:val="00454425"/>
    <w:pPr>
      <w:spacing w:after="100"/>
      <w:ind w:left="240"/>
    </w:pPr>
  </w:style>
  <w:style w:type="paragraph" w:styleId="Obsah3">
    <w:name w:val="toc 3"/>
    <w:basedOn w:val="Normln"/>
    <w:next w:val="Normln"/>
    <w:autoRedefine/>
    <w:uiPriority w:val="39"/>
    <w:unhideWhenUsed/>
    <w:rsid w:val="00454425"/>
    <w:pPr>
      <w:spacing w:after="100"/>
      <w:ind w:left="480"/>
    </w:pPr>
  </w:style>
  <w:style w:type="paragraph" w:styleId="Zhlav">
    <w:name w:val="header"/>
    <w:basedOn w:val="Normln"/>
    <w:link w:val="ZhlavChar"/>
    <w:uiPriority w:val="99"/>
    <w:unhideWhenUsed/>
    <w:rsid w:val="006D0BD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6D0BDB"/>
    <w:rPr>
      <w:rFonts w:ascii="Times New Roman" w:hAnsi="Times New Roman" w:cs="Times New Roman"/>
      <w:sz w:val="24"/>
      <w:szCs w:val="24"/>
      <w:lang w:val="en-GB"/>
    </w:rPr>
  </w:style>
  <w:style w:type="paragraph" w:styleId="Zpat">
    <w:name w:val="footer"/>
    <w:basedOn w:val="Normln"/>
    <w:link w:val="ZpatChar"/>
    <w:uiPriority w:val="99"/>
    <w:unhideWhenUsed/>
    <w:rsid w:val="006D0BDB"/>
    <w:pPr>
      <w:tabs>
        <w:tab w:val="center" w:pos="4536"/>
        <w:tab w:val="right" w:pos="9072"/>
      </w:tabs>
      <w:spacing w:after="0" w:line="240" w:lineRule="auto"/>
    </w:pPr>
  </w:style>
  <w:style w:type="character" w:customStyle="1" w:styleId="ZpatChar">
    <w:name w:val="Zápatí Char"/>
    <w:basedOn w:val="Standardnpsmoodstavce"/>
    <w:link w:val="Zpat"/>
    <w:uiPriority w:val="99"/>
    <w:rsid w:val="006D0BDB"/>
    <w:rPr>
      <w:rFonts w:ascii="Times New Roman" w:hAnsi="Times New Roman" w:cs="Times New Roman"/>
      <w:sz w:val="24"/>
      <w:szCs w:val="24"/>
      <w:lang w:val="en-GB"/>
    </w:rPr>
  </w:style>
  <w:style w:type="character" w:styleId="Odkaznakoment">
    <w:name w:val="annotation reference"/>
    <w:basedOn w:val="Standardnpsmoodstavce"/>
    <w:uiPriority w:val="99"/>
    <w:semiHidden/>
    <w:unhideWhenUsed/>
    <w:rsid w:val="00F15608"/>
    <w:rPr>
      <w:sz w:val="16"/>
      <w:szCs w:val="16"/>
    </w:rPr>
  </w:style>
  <w:style w:type="paragraph" w:styleId="Textkomente">
    <w:name w:val="annotation text"/>
    <w:basedOn w:val="Normln"/>
    <w:link w:val="TextkomenteChar"/>
    <w:uiPriority w:val="99"/>
    <w:semiHidden/>
    <w:unhideWhenUsed/>
    <w:rsid w:val="00F15608"/>
    <w:pPr>
      <w:spacing w:line="240" w:lineRule="auto"/>
    </w:pPr>
    <w:rPr>
      <w:sz w:val="20"/>
      <w:szCs w:val="20"/>
    </w:rPr>
  </w:style>
  <w:style w:type="character" w:customStyle="1" w:styleId="TextkomenteChar">
    <w:name w:val="Text komentáře Char"/>
    <w:basedOn w:val="Standardnpsmoodstavce"/>
    <w:link w:val="Textkomente"/>
    <w:uiPriority w:val="99"/>
    <w:semiHidden/>
    <w:rsid w:val="00F15608"/>
    <w:rPr>
      <w:rFonts w:ascii="Times New Roman" w:hAnsi="Times New Roman" w:cs="Times New Roman"/>
      <w:sz w:val="20"/>
      <w:szCs w:val="20"/>
      <w:lang w:val="en-GB"/>
    </w:rPr>
  </w:style>
  <w:style w:type="paragraph" w:styleId="Pedmtkomente">
    <w:name w:val="annotation subject"/>
    <w:basedOn w:val="Textkomente"/>
    <w:next w:val="Textkomente"/>
    <w:link w:val="PedmtkomenteChar"/>
    <w:uiPriority w:val="99"/>
    <w:semiHidden/>
    <w:unhideWhenUsed/>
    <w:rsid w:val="00F15608"/>
    <w:rPr>
      <w:b/>
      <w:bCs/>
    </w:rPr>
  </w:style>
  <w:style w:type="character" w:customStyle="1" w:styleId="PedmtkomenteChar">
    <w:name w:val="Předmět komentáře Char"/>
    <w:basedOn w:val="TextkomenteChar"/>
    <w:link w:val="Pedmtkomente"/>
    <w:uiPriority w:val="99"/>
    <w:semiHidden/>
    <w:rsid w:val="00F15608"/>
    <w:rPr>
      <w:rFonts w:ascii="Times New Roman" w:hAnsi="Times New Roman" w:cs="Times New Roman"/>
      <w:b/>
      <w:bCs/>
      <w:sz w:val="20"/>
      <w:szCs w:val="20"/>
      <w:lang w:val="en-GB"/>
    </w:rPr>
  </w:style>
  <w:style w:type="paragraph" w:styleId="Textbubliny">
    <w:name w:val="Balloon Text"/>
    <w:basedOn w:val="Normln"/>
    <w:link w:val="TextbublinyChar"/>
    <w:uiPriority w:val="99"/>
    <w:semiHidden/>
    <w:unhideWhenUsed/>
    <w:rsid w:val="00F1560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F15608"/>
    <w:rPr>
      <w:rFonts w:ascii="Segoe UI" w:hAnsi="Segoe UI" w:cs="Segoe UI"/>
      <w:sz w:val="18"/>
      <w:szCs w:val="18"/>
      <w:lang w:val="en-GB"/>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9">
    <w:name w:val="9"/>
    <w:basedOn w:val="TableNormal0"/>
    <w:pPr>
      <w:spacing w:after="0" w:line="240" w:lineRule="auto"/>
    </w:pPr>
    <w:tblPr>
      <w:tblStyleRowBandSize w:val="1"/>
      <w:tblStyleColBandSize w:val="1"/>
      <w:tblCellMar>
        <w:left w:w="108" w:type="dxa"/>
        <w:right w:w="108" w:type="dxa"/>
      </w:tblCellMar>
    </w:tblPr>
  </w:style>
  <w:style w:type="table" w:customStyle="1" w:styleId="8">
    <w:name w:val="8"/>
    <w:basedOn w:val="TableNormal0"/>
    <w:pPr>
      <w:spacing w:after="0" w:line="240" w:lineRule="auto"/>
    </w:pPr>
    <w:tblPr>
      <w:tblStyleRowBandSize w:val="1"/>
      <w:tblStyleColBandSize w:val="1"/>
      <w:tblCellMar>
        <w:left w:w="108" w:type="dxa"/>
        <w:right w:w="108" w:type="dxa"/>
      </w:tblCellMar>
    </w:tblPr>
  </w:style>
  <w:style w:type="table" w:customStyle="1" w:styleId="7">
    <w:name w:val="7"/>
    <w:basedOn w:val="TableNormal0"/>
    <w:pPr>
      <w:spacing w:after="0" w:line="240" w:lineRule="auto"/>
    </w:pPr>
    <w:tblPr>
      <w:tblStyleRowBandSize w:val="1"/>
      <w:tblStyleColBandSize w:val="1"/>
      <w:tblCellMar>
        <w:left w:w="108" w:type="dxa"/>
        <w:right w:w="108" w:type="dxa"/>
      </w:tblCellMar>
    </w:tblPr>
  </w:style>
  <w:style w:type="table" w:customStyle="1" w:styleId="6">
    <w:name w:val="6"/>
    <w:basedOn w:val="TableNormal0"/>
    <w:pPr>
      <w:spacing w:after="0" w:line="240" w:lineRule="auto"/>
    </w:pPr>
    <w:tblPr>
      <w:tblStyleRowBandSize w:val="1"/>
      <w:tblStyleColBandSize w:val="1"/>
      <w:tblCellMar>
        <w:left w:w="108" w:type="dxa"/>
        <w:right w:w="108" w:type="dxa"/>
      </w:tblCellMar>
    </w:tblPr>
  </w:style>
  <w:style w:type="table" w:customStyle="1" w:styleId="5">
    <w:name w:val="5"/>
    <w:basedOn w:val="TableNormal0"/>
    <w:pPr>
      <w:spacing w:after="0" w:line="240" w:lineRule="auto"/>
    </w:pPr>
    <w:tblPr>
      <w:tblStyleRowBandSize w:val="1"/>
      <w:tblStyleColBandSize w:val="1"/>
      <w:tblCellMar>
        <w:left w:w="108" w:type="dxa"/>
        <w:right w:w="108" w:type="dxa"/>
      </w:tblCellMar>
    </w:tblPr>
  </w:style>
  <w:style w:type="table" w:customStyle="1" w:styleId="4">
    <w:name w:val="4"/>
    <w:basedOn w:val="TableNormal0"/>
    <w:pPr>
      <w:spacing w:after="0" w:line="240" w:lineRule="auto"/>
    </w:pPr>
    <w:tblPr>
      <w:tblStyleRowBandSize w:val="1"/>
      <w:tblStyleColBandSize w:val="1"/>
      <w:tblCellMar>
        <w:left w:w="108" w:type="dxa"/>
        <w:right w:w="108" w:type="dxa"/>
      </w:tblCellMar>
    </w:tblPr>
  </w:style>
  <w:style w:type="table" w:customStyle="1" w:styleId="3">
    <w:name w:val="3"/>
    <w:basedOn w:val="TableNormal"/>
    <w:pPr>
      <w:spacing w:after="0" w:line="240" w:lineRule="auto"/>
    </w:pPr>
    <w:tblPr>
      <w:tblStyleRowBandSize w:val="1"/>
      <w:tblStyleColBandSize w:val="1"/>
      <w:tblCellMar>
        <w:left w:w="108" w:type="dxa"/>
        <w:right w:w="108" w:type="dxa"/>
      </w:tblCellMar>
    </w:tblPr>
  </w:style>
  <w:style w:type="table" w:customStyle="1" w:styleId="2">
    <w:name w:val="2"/>
    <w:basedOn w:val="TableNormal"/>
    <w:pPr>
      <w:spacing w:after="0" w:line="240" w:lineRule="auto"/>
    </w:pPr>
    <w:tblPr>
      <w:tblStyleRowBandSize w:val="1"/>
      <w:tblStyleColBandSize w:val="1"/>
      <w:tblCellMar>
        <w:left w:w="108" w:type="dxa"/>
        <w:right w:w="108" w:type="dxa"/>
      </w:tblCellMar>
    </w:tblPr>
  </w:style>
  <w:style w:type="table" w:customStyle="1" w:styleId="1">
    <w:name w:val="1"/>
    <w:basedOn w:val="TableNormal"/>
    <w:pPr>
      <w:spacing w:after="0" w:line="240" w:lineRule="auto"/>
    </w:pPr>
    <w:tblPr>
      <w:tblStyleRowBandSize w:val="1"/>
      <w:tblStyleColBandSize w:val="1"/>
      <w:tblCellMar>
        <w:left w:w="108" w:type="dxa"/>
        <w:right w:w="108" w:type="dxa"/>
      </w:tblCellMar>
    </w:tblPr>
  </w:style>
  <w:style w:type="paragraph" w:customStyle="1" w:styleId="Zdroje">
    <w:name w:val="Zdroje"/>
    <w:basedOn w:val="Normln"/>
    <w:qFormat/>
    <w:rsid w:val="00EF446B"/>
    <w:pPr>
      <w:spacing w:after="200" w:line="240" w:lineRule="auto"/>
      <w:jc w:val="right"/>
      <w:textDirection w:val="btLr"/>
    </w:pPr>
    <w:rPr>
      <w:i/>
      <w:sz w:val="18"/>
    </w:rPr>
  </w:style>
  <w:style w:type="paragraph" w:styleId="Normlnweb">
    <w:name w:val="Normal (Web)"/>
    <w:basedOn w:val="Normln"/>
    <w:uiPriority w:val="99"/>
    <w:semiHidden/>
    <w:unhideWhenUsed/>
    <w:rsid w:val="006875B7"/>
    <w:pPr>
      <w:spacing w:before="100" w:beforeAutospacing="1" w:after="100" w:afterAutospacing="1" w:line="240" w:lineRule="auto"/>
      <w:ind w:firstLine="0"/>
      <w:jc w:val="left"/>
    </w:pPr>
    <w:rPr>
      <w:lang w:val="cs-CZ"/>
    </w:rPr>
  </w:style>
  <w:style w:type="paragraph" w:customStyle="1" w:styleId="paragraph">
    <w:name w:val="paragraph"/>
    <w:basedOn w:val="Normln"/>
    <w:rsid w:val="00AC2210"/>
    <w:pPr>
      <w:spacing w:before="100" w:beforeAutospacing="1" w:after="100" w:afterAutospacing="1" w:line="240" w:lineRule="auto"/>
      <w:ind w:firstLine="0"/>
      <w:jc w:val="left"/>
    </w:pPr>
    <w:rPr>
      <w:lang w:val="cs-CZ"/>
    </w:rPr>
  </w:style>
  <w:style w:type="character" w:customStyle="1" w:styleId="normaltextrun">
    <w:name w:val="normaltextrun"/>
    <w:basedOn w:val="Standardnpsmoodstavce"/>
    <w:rsid w:val="00AC2210"/>
  </w:style>
  <w:style w:type="character" w:customStyle="1" w:styleId="spellingerror">
    <w:name w:val="spellingerror"/>
    <w:basedOn w:val="Standardnpsmoodstavce"/>
    <w:rsid w:val="00AC2210"/>
  </w:style>
  <w:style w:type="character" w:customStyle="1" w:styleId="eop">
    <w:name w:val="eop"/>
    <w:basedOn w:val="Standardnpsmoodstavce"/>
    <w:rsid w:val="00AC2210"/>
  </w:style>
  <w:style w:type="table" w:customStyle="1" w:styleId="Mkatabulky1">
    <w:name w:val="Mřížka tabulky1"/>
    <w:basedOn w:val="Normlntabulka"/>
    <w:next w:val="Mkatabulky"/>
    <w:uiPriority w:val="39"/>
    <w:rsid w:val="001641F4"/>
    <w:pPr>
      <w:spacing w:after="0" w:line="240" w:lineRule="auto"/>
      <w:ind w:firstLine="0"/>
      <w:jc w:val="left"/>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intenzivn">
    <w:name w:val="Intense Emphasis"/>
    <w:basedOn w:val="Standardnpsmoodstavce"/>
    <w:uiPriority w:val="21"/>
    <w:qFormat/>
    <w:rsid w:val="001C5B09"/>
    <w:rPr>
      <w:i/>
      <w:iCs/>
      <w:color w:val="4472C4" w:themeColor="accent1"/>
    </w:rPr>
  </w:style>
  <w:style w:type="table" w:customStyle="1" w:styleId="Mkatabulky2">
    <w:name w:val="Mřížka tabulky2"/>
    <w:basedOn w:val="Normlntabulka"/>
    <w:next w:val="Mkatabulky"/>
    <w:uiPriority w:val="39"/>
    <w:rsid w:val="00B47917"/>
    <w:pPr>
      <w:spacing w:after="0" w:line="240" w:lineRule="auto"/>
      <w:ind w:firstLine="0"/>
      <w:jc w:val="left"/>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zvraznn6">
    <w:name w:val="Grid Table 1 Light Accent 6"/>
    <w:basedOn w:val="Normlntabulka"/>
    <w:uiPriority w:val="46"/>
    <w:rsid w:val="0087756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
    <w:name w:val="Unresolved Mention"/>
    <w:basedOn w:val="Standardnpsmoodstavce"/>
    <w:uiPriority w:val="99"/>
    <w:semiHidden/>
    <w:unhideWhenUsed/>
    <w:rsid w:val="001F19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07">
      <w:bodyDiv w:val="1"/>
      <w:marLeft w:val="0"/>
      <w:marRight w:val="0"/>
      <w:marTop w:val="0"/>
      <w:marBottom w:val="0"/>
      <w:divBdr>
        <w:top w:val="none" w:sz="0" w:space="0" w:color="auto"/>
        <w:left w:val="none" w:sz="0" w:space="0" w:color="auto"/>
        <w:bottom w:val="none" w:sz="0" w:space="0" w:color="auto"/>
        <w:right w:val="none" w:sz="0" w:space="0" w:color="auto"/>
      </w:divBdr>
    </w:div>
    <w:div w:id="271399936">
      <w:bodyDiv w:val="1"/>
      <w:marLeft w:val="0"/>
      <w:marRight w:val="0"/>
      <w:marTop w:val="0"/>
      <w:marBottom w:val="0"/>
      <w:divBdr>
        <w:top w:val="none" w:sz="0" w:space="0" w:color="auto"/>
        <w:left w:val="none" w:sz="0" w:space="0" w:color="auto"/>
        <w:bottom w:val="none" w:sz="0" w:space="0" w:color="auto"/>
        <w:right w:val="none" w:sz="0" w:space="0" w:color="auto"/>
      </w:divBdr>
    </w:div>
    <w:div w:id="286935925">
      <w:bodyDiv w:val="1"/>
      <w:marLeft w:val="0"/>
      <w:marRight w:val="0"/>
      <w:marTop w:val="0"/>
      <w:marBottom w:val="0"/>
      <w:divBdr>
        <w:top w:val="none" w:sz="0" w:space="0" w:color="auto"/>
        <w:left w:val="none" w:sz="0" w:space="0" w:color="auto"/>
        <w:bottom w:val="none" w:sz="0" w:space="0" w:color="auto"/>
        <w:right w:val="none" w:sz="0" w:space="0" w:color="auto"/>
      </w:divBdr>
    </w:div>
    <w:div w:id="415369699">
      <w:bodyDiv w:val="1"/>
      <w:marLeft w:val="0"/>
      <w:marRight w:val="0"/>
      <w:marTop w:val="0"/>
      <w:marBottom w:val="0"/>
      <w:divBdr>
        <w:top w:val="none" w:sz="0" w:space="0" w:color="auto"/>
        <w:left w:val="none" w:sz="0" w:space="0" w:color="auto"/>
        <w:bottom w:val="none" w:sz="0" w:space="0" w:color="auto"/>
        <w:right w:val="none" w:sz="0" w:space="0" w:color="auto"/>
      </w:divBdr>
    </w:div>
    <w:div w:id="842282589">
      <w:bodyDiv w:val="1"/>
      <w:marLeft w:val="0"/>
      <w:marRight w:val="0"/>
      <w:marTop w:val="0"/>
      <w:marBottom w:val="0"/>
      <w:divBdr>
        <w:top w:val="none" w:sz="0" w:space="0" w:color="auto"/>
        <w:left w:val="none" w:sz="0" w:space="0" w:color="auto"/>
        <w:bottom w:val="none" w:sz="0" w:space="0" w:color="auto"/>
        <w:right w:val="none" w:sz="0" w:space="0" w:color="auto"/>
      </w:divBdr>
    </w:div>
    <w:div w:id="1147942218">
      <w:bodyDiv w:val="1"/>
      <w:marLeft w:val="0"/>
      <w:marRight w:val="0"/>
      <w:marTop w:val="0"/>
      <w:marBottom w:val="0"/>
      <w:divBdr>
        <w:top w:val="none" w:sz="0" w:space="0" w:color="auto"/>
        <w:left w:val="none" w:sz="0" w:space="0" w:color="auto"/>
        <w:bottom w:val="none" w:sz="0" w:space="0" w:color="auto"/>
        <w:right w:val="none" w:sz="0" w:space="0" w:color="auto"/>
      </w:divBdr>
    </w:div>
    <w:div w:id="1228036305">
      <w:bodyDiv w:val="1"/>
      <w:marLeft w:val="0"/>
      <w:marRight w:val="0"/>
      <w:marTop w:val="0"/>
      <w:marBottom w:val="0"/>
      <w:divBdr>
        <w:top w:val="none" w:sz="0" w:space="0" w:color="auto"/>
        <w:left w:val="none" w:sz="0" w:space="0" w:color="auto"/>
        <w:bottom w:val="none" w:sz="0" w:space="0" w:color="auto"/>
        <w:right w:val="none" w:sz="0" w:space="0" w:color="auto"/>
      </w:divBdr>
    </w:div>
    <w:div w:id="1257400104">
      <w:bodyDiv w:val="1"/>
      <w:marLeft w:val="0"/>
      <w:marRight w:val="0"/>
      <w:marTop w:val="0"/>
      <w:marBottom w:val="0"/>
      <w:divBdr>
        <w:top w:val="none" w:sz="0" w:space="0" w:color="auto"/>
        <w:left w:val="none" w:sz="0" w:space="0" w:color="auto"/>
        <w:bottom w:val="none" w:sz="0" w:space="0" w:color="auto"/>
        <w:right w:val="none" w:sz="0" w:space="0" w:color="auto"/>
      </w:divBdr>
      <w:divsChild>
        <w:div w:id="708532642">
          <w:marLeft w:val="0"/>
          <w:marRight w:val="0"/>
          <w:marTop w:val="0"/>
          <w:marBottom w:val="0"/>
          <w:divBdr>
            <w:top w:val="none" w:sz="0" w:space="0" w:color="auto"/>
            <w:left w:val="none" w:sz="0" w:space="0" w:color="auto"/>
            <w:bottom w:val="none" w:sz="0" w:space="0" w:color="auto"/>
            <w:right w:val="none" w:sz="0" w:space="0" w:color="auto"/>
          </w:divBdr>
        </w:div>
        <w:div w:id="1311208929">
          <w:marLeft w:val="0"/>
          <w:marRight w:val="0"/>
          <w:marTop w:val="0"/>
          <w:marBottom w:val="0"/>
          <w:divBdr>
            <w:top w:val="none" w:sz="0" w:space="0" w:color="auto"/>
            <w:left w:val="none" w:sz="0" w:space="0" w:color="auto"/>
            <w:bottom w:val="none" w:sz="0" w:space="0" w:color="auto"/>
            <w:right w:val="none" w:sz="0" w:space="0" w:color="auto"/>
          </w:divBdr>
        </w:div>
        <w:div w:id="1583905661">
          <w:marLeft w:val="0"/>
          <w:marRight w:val="0"/>
          <w:marTop w:val="0"/>
          <w:marBottom w:val="0"/>
          <w:divBdr>
            <w:top w:val="none" w:sz="0" w:space="0" w:color="auto"/>
            <w:left w:val="none" w:sz="0" w:space="0" w:color="auto"/>
            <w:bottom w:val="none" w:sz="0" w:space="0" w:color="auto"/>
            <w:right w:val="none" w:sz="0" w:space="0" w:color="auto"/>
          </w:divBdr>
        </w:div>
        <w:div w:id="2140301334">
          <w:marLeft w:val="0"/>
          <w:marRight w:val="0"/>
          <w:marTop w:val="0"/>
          <w:marBottom w:val="0"/>
          <w:divBdr>
            <w:top w:val="none" w:sz="0" w:space="0" w:color="auto"/>
            <w:left w:val="none" w:sz="0" w:space="0" w:color="auto"/>
            <w:bottom w:val="none" w:sz="0" w:space="0" w:color="auto"/>
            <w:right w:val="none" w:sz="0" w:space="0" w:color="auto"/>
          </w:divBdr>
        </w:div>
      </w:divsChild>
    </w:div>
    <w:div w:id="1371494965">
      <w:bodyDiv w:val="1"/>
      <w:marLeft w:val="0"/>
      <w:marRight w:val="0"/>
      <w:marTop w:val="0"/>
      <w:marBottom w:val="0"/>
      <w:divBdr>
        <w:top w:val="none" w:sz="0" w:space="0" w:color="auto"/>
        <w:left w:val="none" w:sz="0" w:space="0" w:color="auto"/>
        <w:bottom w:val="none" w:sz="0" w:space="0" w:color="auto"/>
        <w:right w:val="none" w:sz="0" w:space="0" w:color="auto"/>
      </w:divBdr>
    </w:div>
    <w:div w:id="1396590661">
      <w:bodyDiv w:val="1"/>
      <w:marLeft w:val="0"/>
      <w:marRight w:val="0"/>
      <w:marTop w:val="0"/>
      <w:marBottom w:val="0"/>
      <w:divBdr>
        <w:top w:val="none" w:sz="0" w:space="0" w:color="auto"/>
        <w:left w:val="none" w:sz="0" w:space="0" w:color="auto"/>
        <w:bottom w:val="none" w:sz="0" w:space="0" w:color="auto"/>
        <w:right w:val="none" w:sz="0" w:space="0" w:color="auto"/>
      </w:divBdr>
    </w:div>
    <w:div w:id="1565679118">
      <w:bodyDiv w:val="1"/>
      <w:marLeft w:val="0"/>
      <w:marRight w:val="0"/>
      <w:marTop w:val="0"/>
      <w:marBottom w:val="0"/>
      <w:divBdr>
        <w:top w:val="none" w:sz="0" w:space="0" w:color="auto"/>
        <w:left w:val="none" w:sz="0" w:space="0" w:color="auto"/>
        <w:bottom w:val="none" w:sz="0" w:space="0" w:color="auto"/>
        <w:right w:val="none" w:sz="0" w:space="0" w:color="auto"/>
      </w:divBdr>
    </w:div>
    <w:div w:id="1591618263">
      <w:bodyDiv w:val="1"/>
      <w:marLeft w:val="0"/>
      <w:marRight w:val="0"/>
      <w:marTop w:val="0"/>
      <w:marBottom w:val="0"/>
      <w:divBdr>
        <w:top w:val="none" w:sz="0" w:space="0" w:color="auto"/>
        <w:left w:val="none" w:sz="0" w:space="0" w:color="auto"/>
        <w:bottom w:val="none" w:sz="0" w:space="0" w:color="auto"/>
        <w:right w:val="none" w:sz="0" w:space="0" w:color="auto"/>
      </w:divBdr>
    </w:div>
    <w:div w:id="1639605823">
      <w:bodyDiv w:val="1"/>
      <w:marLeft w:val="0"/>
      <w:marRight w:val="0"/>
      <w:marTop w:val="0"/>
      <w:marBottom w:val="0"/>
      <w:divBdr>
        <w:top w:val="none" w:sz="0" w:space="0" w:color="auto"/>
        <w:left w:val="none" w:sz="0" w:space="0" w:color="auto"/>
        <w:bottom w:val="none" w:sz="0" w:space="0" w:color="auto"/>
        <w:right w:val="none" w:sz="0" w:space="0" w:color="auto"/>
      </w:divBdr>
    </w:div>
    <w:div w:id="1830753363">
      <w:bodyDiv w:val="1"/>
      <w:marLeft w:val="0"/>
      <w:marRight w:val="0"/>
      <w:marTop w:val="0"/>
      <w:marBottom w:val="0"/>
      <w:divBdr>
        <w:top w:val="none" w:sz="0" w:space="0" w:color="auto"/>
        <w:left w:val="none" w:sz="0" w:space="0" w:color="auto"/>
        <w:bottom w:val="none" w:sz="0" w:space="0" w:color="auto"/>
        <w:right w:val="none" w:sz="0" w:space="0" w:color="auto"/>
      </w:divBdr>
    </w:div>
    <w:div w:id="1841044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chart" Target="charts/chart5.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chart" Target="charts/chart2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chart" Target="charts/chart2.xml"/><Relationship Id="rId49" Type="http://schemas.openxmlformats.org/officeDocument/2006/relationships/chart" Target="charts/chart15.xml"/><Relationship Id="rId57" Type="http://schemas.openxmlformats.org/officeDocument/2006/relationships/chart" Target="charts/chart23.xml"/><Relationship Id="rId61" Type="http://schemas.openxmlformats.org/officeDocument/2006/relationships/chart" Target="charts/chart27.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chart" Target="charts/chart26.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chart" Target="charts/chart30.xml"/><Relationship Id="rId8" Type="http://schemas.openxmlformats.org/officeDocument/2006/relationships/endnotes" Target="endnotes.xml"/><Relationship Id="rId51" Type="http://schemas.openxmlformats.org/officeDocument/2006/relationships/chart" Target="charts/chart17.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chart" Target="charts/chart25.xm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chart" Target="charts/chart7.xml"/><Relationship Id="rId54" Type="http://schemas.openxmlformats.org/officeDocument/2006/relationships/chart" Target="charts/chart20.xml"/><Relationship Id="rId62" Type="http://schemas.openxmlformats.org/officeDocument/2006/relationships/chart" Target="charts/chart28.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pucova00\Downloads\GrafyNove.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pucova00\Downloads\GrafyNove.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pucova00\Downloads\GrafyNove.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pucova00\Downloads\GrafyNove.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pucova00\Downloads\GrafyNove.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pucova00\Downloads\GrafyNove.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pucova00\Downloads\GrafyNove.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Users\pucova00\Downloads\GrafyNove.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pucova00\Downloads\GrafyNove.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serverFEK\Redir\FEK\pucova00\Desktop\grafy-rental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pucova00\Downloads\grafy-rental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pucova00\Downloads\GrafyNove.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Users\pucova00\Downloads\grafy-rental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Users\HappyFamily\Downloads\grafy-rentals.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Users\pucova00\Downloads\grafy-rentals.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serverFEK\Redir\FEK\pucova00\Desktop\grafy-rentals.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Users\HappyFamily\Downloads\grafy-rentals.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serverFEK\Redir\FEK\pucova00\Desktop\grafy-rentals.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serverFEK\Redir\FEK\pucova00\Desktop\grafy-rentals.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pucova00\Downloads\grafy-rentals.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serverFEK\Redir\FEK\pucova00\Desktop\grafy-rentals.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serverFEK\Redir\FEK\pucova00\Desktop\grafy-rentals.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pucova00\Downloads\GrafyNove.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Users\pucova00\Downloads\grafy-rental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pucova00\Downloads\GrafyNove.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pucova00\Downloads\GrafyNov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pucova00\Downloads\GrafyNove.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pucova00\Downloads\GrafyNove.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pucova00\Downloads\GrafyNove.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pucova00\Downloads\GrafyNo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'1'!$K$5</c:f>
              <c:strCache>
                <c:ptCount val="1"/>
                <c:pt idx="0">
                  <c:v>Friend of mine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tx>
                <c:rich>
                  <a:bodyPr/>
                  <a:lstStyle/>
                  <a:p>
                    <a:fld id="{3ACA93FC-27B9-4712-B714-AD719CD22434}" type="CELLRANGE">
                      <a:rPr lang="en-US"/>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CDCE-4A77-9F3D-A3222A1F6AA5}"/>
                </c:ext>
              </c:extLst>
            </c:dLbl>
            <c:dLbl>
              <c:idx val="1"/>
              <c:tx>
                <c:rich>
                  <a:bodyPr/>
                  <a:lstStyle/>
                  <a:p>
                    <a:fld id="{04BA9D46-8496-4434-A363-3CCFF9422D84}"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CDCE-4A77-9F3D-A3222A1F6AA5}"/>
                </c:ext>
              </c:extLst>
            </c:dLbl>
            <c:dLbl>
              <c:idx val="2"/>
              <c:tx>
                <c:rich>
                  <a:bodyPr/>
                  <a:lstStyle/>
                  <a:p>
                    <a:fld id="{E7BB184E-558E-4C51-929E-C4F0B3A732EE}"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CDCE-4A77-9F3D-A3222A1F6AA5}"/>
                </c:ext>
              </c:extLst>
            </c:dLbl>
            <c:dLbl>
              <c:idx val="3"/>
              <c:tx>
                <c:rich>
                  <a:bodyPr/>
                  <a:lstStyle/>
                  <a:p>
                    <a:fld id="{3FDF327A-5E38-4DE8-8AA0-046515B97F92}"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CDCE-4A77-9F3D-A3222A1F6AA5}"/>
                </c:ext>
              </c:extLst>
            </c:dLbl>
            <c:dLbl>
              <c:idx val="4"/>
              <c:tx>
                <c:rich>
                  <a:bodyPr/>
                  <a:lstStyle/>
                  <a:p>
                    <a:fld id="{BFCA870C-2103-4C96-BF3D-568038F3C54F}"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CDCE-4A77-9F3D-A3222A1F6AA5}"/>
                </c:ext>
              </c:extLst>
            </c:dLbl>
            <c:dLbl>
              <c:idx val="5"/>
              <c:tx>
                <c:rich>
                  <a:bodyPr/>
                  <a:lstStyle/>
                  <a:p>
                    <a:fld id="{75C9382F-7FD3-4B2D-A6ED-D7F01441B0D2}"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CDCE-4A77-9F3D-A3222A1F6AA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'1'!$L$4:$Q$4</c:f>
              <c:strCache>
                <c:ptCount val="6"/>
                <c:pt idx="0">
                  <c:v>less than 20 </c:v>
                </c:pt>
                <c:pt idx="1">
                  <c:v>21-30</c:v>
                </c:pt>
                <c:pt idx="2">
                  <c:v>31-40</c:v>
                </c:pt>
                <c:pt idx="3">
                  <c:v>41-50</c:v>
                </c:pt>
                <c:pt idx="4">
                  <c:v>51-61</c:v>
                </c:pt>
                <c:pt idx="5">
                  <c:v>more than 60</c:v>
                </c:pt>
              </c:strCache>
            </c:strRef>
          </c:cat>
          <c:val>
            <c:numRef>
              <c:f>'1'!$L$5:$Q$5</c:f>
              <c:numCache>
                <c:formatCode>0</c:formatCode>
                <c:ptCount val="6"/>
                <c:pt idx="0">
                  <c:v>1.910828025477707</c:v>
                </c:pt>
                <c:pt idx="1">
                  <c:v>20.382165605095544</c:v>
                </c:pt>
                <c:pt idx="2">
                  <c:v>5.095541401273886</c:v>
                </c:pt>
                <c:pt idx="3">
                  <c:v>1.910828025477707</c:v>
                </c:pt>
                <c:pt idx="4">
                  <c:v>0.63694267515923575</c:v>
                </c:pt>
                <c:pt idx="5">
                  <c:v>0.63694267515923575</c:v>
                </c:pt>
              </c:numCache>
            </c:numRef>
          </c:val>
          <c:extLst>
            <c:ext xmlns:c15="http://schemas.microsoft.com/office/drawing/2012/chart" uri="{02D57815-91ED-43cb-92C2-25804820EDAC}">
              <c15:datalabelsRange>
                <c15:f>'1'!$L$12:$Q$12</c15:f>
                <c15:dlblRangeCache>
                  <c:ptCount val="6"/>
                  <c:pt idx="0">
                    <c:v>2%</c:v>
                  </c:pt>
                  <c:pt idx="1">
                    <c:v>20%</c:v>
                  </c:pt>
                  <c:pt idx="2">
                    <c:v>5%</c:v>
                  </c:pt>
                  <c:pt idx="3">
                    <c:v>2%</c:v>
                  </c:pt>
                  <c:pt idx="4">
                    <c:v>1%</c:v>
                  </c:pt>
                  <c:pt idx="5">
                    <c:v>1%</c:v>
                  </c:pt>
                </c15:dlblRangeCache>
              </c15:datalabelsRange>
            </c:ext>
            <c:ext xmlns:c16="http://schemas.microsoft.com/office/drawing/2014/chart" uri="{C3380CC4-5D6E-409C-BE32-E72D297353CC}">
              <c16:uniqueId val="{00000006-CDCE-4A77-9F3D-A3222A1F6AA5}"/>
            </c:ext>
          </c:extLst>
        </c:ser>
        <c:ser>
          <c:idx val="1"/>
          <c:order val="1"/>
          <c:tx>
            <c:strRef>
              <c:f>'1'!$K$6</c:f>
              <c:strCache>
                <c:ptCount val="1"/>
                <c:pt idx="0">
                  <c:v>Internet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CDCE-4A77-9F3D-A3222A1F6AA5}"/>
                </c:ext>
              </c:extLst>
            </c:dLbl>
            <c:dLbl>
              <c:idx val="1"/>
              <c:tx>
                <c:rich>
                  <a:bodyPr/>
                  <a:lstStyle/>
                  <a:p>
                    <a:fld id="{97291909-781C-4E50-86D4-54DC5DBEA435}"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CDCE-4A77-9F3D-A3222A1F6AA5}"/>
                </c:ext>
              </c:extLst>
            </c:dLbl>
            <c:dLbl>
              <c:idx val="2"/>
              <c:tx>
                <c:rich>
                  <a:bodyPr/>
                  <a:lstStyle/>
                  <a:p>
                    <a:fld id="{0B99E248-8842-437C-A8EB-FC01ECD06176}"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CDCE-4A77-9F3D-A3222A1F6AA5}"/>
                </c:ext>
              </c:extLst>
            </c:dLbl>
            <c:dLbl>
              <c:idx val="3"/>
              <c:tx>
                <c:rich>
                  <a:bodyPr/>
                  <a:lstStyle/>
                  <a:p>
                    <a:fld id="{07C787D2-0E1A-4EEC-9317-AAE6604A245F}"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CDCE-4A77-9F3D-A3222A1F6AA5}"/>
                </c:ext>
              </c:extLst>
            </c:dLbl>
            <c:dLbl>
              <c:idx val="4"/>
              <c:tx>
                <c:rich>
                  <a:bodyPr/>
                  <a:lstStyle/>
                  <a:p>
                    <a:fld id="{40275907-6884-42CA-8750-CC20897FF029}"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CDCE-4A77-9F3D-A3222A1F6AA5}"/>
                </c:ext>
              </c:extLst>
            </c:dLbl>
            <c:dLbl>
              <c:idx val="5"/>
              <c:tx>
                <c:rich>
                  <a:bodyPr/>
                  <a:lstStyle/>
                  <a:p>
                    <a:fld id="{A1A737A3-8C1E-4DA5-8676-EF3DA5D11537}"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CDCE-4A77-9F3D-A3222A1F6AA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'1'!$L$4:$Q$4</c:f>
              <c:strCache>
                <c:ptCount val="6"/>
                <c:pt idx="0">
                  <c:v>less than 20 </c:v>
                </c:pt>
                <c:pt idx="1">
                  <c:v>21-30</c:v>
                </c:pt>
                <c:pt idx="2">
                  <c:v>31-40</c:v>
                </c:pt>
                <c:pt idx="3">
                  <c:v>41-50</c:v>
                </c:pt>
                <c:pt idx="4">
                  <c:v>51-61</c:v>
                </c:pt>
                <c:pt idx="5">
                  <c:v>more than 60</c:v>
                </c:pt>
              </c:strCache>
            </c:strRef>
          </c:cat>
          <c:val>
            <c:numRef>
              <c:f>'1'!$L$6:$Q$6</c:f>
              <c:numCache>
                <c:formatCode>0</c:formatCode>
                <c:ptCount val="6"/>
                <c:pt idx="0">
                  <c:v>0</c:v>
                </c:pt>
                <c:pt idx="1">
                  <c:v>19.745222929936308</c:v>
                </c:pt>
                <c:pt idx="2">
                  <c:v>14.012738853503185</c:v>
                </c:pt>
                <c:pt idx="3">
                  <c:v>8.2802547770700627</c:v>
                </c:pt>
                <c:pt idx="4">
                  <c:v>3.1847133757961785</c:v>
                </c:pt>
                <c:pt idx="5">
                  <c:v>3.8216560509554141</c:v>
                </c:pt>
              </c:numCache>
            </c:numRef>
          </c:val>
          <c:extLst>
            <c:ext xmlns:c15="http://schemas.microsoft.com/office/drawing/2012/chart" uri="{02D57815-91ED-43cb-92C2-25804820EDAC}">
              <c15:datalabelsRange>
                <c15:f>'1'!$L$13:$Q$13</c15:f>
                <c15:dlblRangeCache>
                  <c:ptCount val="6"/>
                  <c:pt idx="0">
                    <c:v>0%</c:v>
                  </c:pt>
                  <c:pt idx="1">
                    <c:v>20%</c:v>
                  </c:pt>
                  <c:pt idx="2">
                    <c:v>14%</c:v>
                  </c:pt>
                  <c:pt idx="3">
                    <c:v>8%</c:v>
                  </c:pt>
                  <c:pt idx="4">
                    <c:v>3%</c:v>
                  </c:pt>
                  <c:pt idx="5">
                    <c:v>4%</c:v>
                  </c:pt>
                </c15:dlblRangeCache>
              </c15:datalabelsRange>
            </c:ext>
            <c:ext xmlns:c16="http://schemas.microsoft.com/office/drawing/2014/chart" uri="{C3380CC4-5D6E-409C-BE32-E72D297353CC}">
              <c16:uniqueId val="{0000000D-CDCE-4A77-9F3D-A3222A1F6AA5}"/>
            </c:ext>
          </c:extLst>
        </c:ser>
        <c:ser>
          <c:idx val="2"/>
          <c:order val="2"/>
          <c:tx>
            <c:strRef>
              <c:f>'1'!$K$7</c:f>
              <c:strCache>
                <c:ptCount val="1"/>
                <c:pt idx="0">
                  <c:v>Socia media</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E-CDCE-4A77-9F3D-A3222A1F6AA5}"/>
                </c:ext>
              </c:extLst>
            </c:dLbl>
            <c:dLbl>
              <c:idx val="1"/>
              <c:tx>
                <c:rich>
                  <a:bodyPr/>
                  <a:lstStyle/>
                  <a:p>
                    <a:fld id="{9B582ED6-997D-43BE-9752-9DAC0152812A}"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F-CDCE-4A77-9F3D-A3222A1F6AA5}"/>
                </c:ext>
              </c:extLst>
            </c:dLbl>
            <c:dLbl>
              <c:idx val="2"/>
              <c:tx>
                <c:rich>
                  <a:bodyPr/>
                  <a:lstStyle/>
                  <a:p>
                    <a:fld id="{878AE661-377B-43EF-BC65-96EC6B31C3A2}"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0-CDCE-4A77-9F3D-A3222A1F6AA5}"/>
                </c:ext>
              </c:extLst>
            </c:dLbl>
            <c:dLbl>
              <c:idx val="3"/>
              <c:tx>
                <c:rich>
                  <a:bodyPr/>
                  <a:lstStyle/>
                  <a:p>
                    <a:fld id="{A5434B2A-17B0-473E-9BEB-EB5E988E743C}"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1-CDCE-4A77-9F3D-A3222A1F6AA5}"/>
                </c:ext>
              </c:extLst>
            </c:dLbl>
            <c:dLbl>
              <c:idx val="4"/>
              <c:delete val="1"/>
              <c:extLst>
                <c:ext xmlns:c15="http://schemas.microsoft.com/office/drawing/2012/chart" uri="{CE6537A1-D6FC-4f65-9D91-7224C49458BB}"/>
                <c:ext xmlns:c16="http://schemas.microsoft.com/office/drawing/2014/chart" uri="{C3380CC4-5D6E-409C-BE32-E72D297353CC}">
                  <c16:uniqueId val="{00000012-CDCE-4A77-9F3D-A3222A1F6AA5}"/>
                </c:ext>
              </c:extLst>
            </c:dLbl>
            <c:dLbl>
              <c:idx val="5"/>
              <c:delete val="1"/>
              <c:extLst>
                <c:ext xmlns:c15="http://schemas.microsoft.com/office/drawing/2012/chart" uri="{CE6537A1-D6FC-4f65-9D91-7224C49458BB}"/>
                <c:ext xmlns:c16="http://schemas.microsoft.com/office/drawing/2014/chart" uri="{C3380CC4-5D6E-409C-BE32-E72D297353CC}">
                  <c16:uniqueId val="{00000013-CDCE-4A77-9F3D-A3222A1F6AA5}"/>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'1'!$L$4:$Q$4</c:f>
              <c:strCache>
                <c:ptCount val="6"/>
                <c:pt idx="0">
                  <c:v>less than 20 </c:v>
                </c:pt>
                <c:pt idx="1">
                  <c:v>21-30</c:v>
                </c:pt>
                <c:pt idx="2">
                  <c:v>31-40</c:v>
                </c:pt>
                <c:pt idx="3">
                  <c:v>41-50</c:v>
                </c:pt>
                <c:pt idx="4">
                  <c:v>51-61</c:v>
                </c:pt>
                <c:pt idx="5">
                  <c:v>more than 60</c:v>
                </c:pt>
              </c:strCache>
            </c:strRef>
          </c:cat>
          <c:val>
            <c:numRef>
              <c:f>'1'!$L$7:$Q$7</c:f>
              <c:numCache>
                <c:formatCode>0</c:formatCode>
                <c:ptCount val="6"/>
                <c:pt idx="0">
                  <c:v>0</c:v>
                </c:pt>
                <c:pt idx="1">
                  <c:v>10.828025477707007</c:v>
                </c:pt>
                <c:pt idx="2">
                  <c:v>3.1847133757961785</c:v>
                </c:pt>
                <c:pt idx="3">
                  <c:v>0.63694267515923575</c:v>
                </c:pt>
                <c:pt idx="4">
                  <c:v>0</c:v>
                </c:pt>
                <c:pt idx="5">
                  <c:v>0</c:v>
                </c:pt>
              </c:numCache>
            </c:numRef>
          </c:val>
          <c:extLst>
            <c:ext xmlns:c15="http://schemas.microsoft.com/office/drawing/2012/chart" uri="{02D57815-91ED-43cb-92C2-25804820EDAC}">
              <c15:datalabelsRange>
                <c15:f>'1'!$L$14:$Q$14</c15:f>
                <c15:dlblRangeCache>
                  <c:ptCount val="6"/>
                  <c:pt idx="0">
                    <c:v>0%</c:v>
                  </c:pt>
                  <c:pt idx="1">
                    <c:v>11%</c:v>
                  </c:pt>
                  <c:pt idx="2">
                    <c:v>3%</c:v>
                  </c:pt>
                  <c:pt idx="3">
                    <c:v>1%</c:v>
                  </c:pt>
                  <c:pt idx="4">
                    <c:v>0%</c:v>
                  </c:pt>
                  <c:pt idx="5">
                    <c:v>0%</c:v>
                  </c:pt>
                </c15:dlblRangeCache>
              </c15:datalabelsRange>
            </c:ext>
            <c:ext xmlns:c16="http://schemas.microsoft.com/office/drawing/2014/chart" uri="{C3380CC4-5D6E-409C-BE32-E72D297353CC}">
              <c16:uniqueId val="{00000014-CDCE-4A77-9F3D-A3222A1F6AA5}"/>
            </c:ext>
          </c:extLst>
        </c:ser>
        <c:ser>
          <c:idx val="3"/>
          <c:order val="3"/>
          <c:tx>
            <c:strRef>
              <c:f>'1'!$K$8</c:f>
              <c:strCache>
                <c:ptCount val="1"/>
                <c:pt idx="0">
                  <c:v>Others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5-CDCE-4A77-9F3D-A3222A1F6AA5}"/>
                </c:ext>
              </c:extLst>
            </c:dLbl>
            <c:dLbl>
              <c:idx val="1"/>
              <c:delete val="1"/>
              <c:extLst>
                <c:ext xmlns:c15="http://schemas.microsoft.com/office/drawing/2012/chart" uri="{CE6537A1-D6FC-4f65-9D91-7224C49458BB}"/>
                <c:ext xmlns:c16="http://schemas.microsoft.com/office/drawing/2014/chart" uri="{C3380CC4-5D6E-409C-BE32-E72D297353CC}">
                  <c16:uniqueId val="{00000016-CDCE-4A77-9F3D-A3222A1F6AA5}"/>
                </c:ext>
              </c:extLst>
            </c:dLbl>
            <c:dLbl>
              <c:idx val="2"/>
              <c:tx>
                <c:rich>
                  <a:bodyPr/>
                  <a:lstStyle/>
                  <a:p>
                    <a:fld id="{966EDDF3-C610-4BDA-AC50-B1D72494DEE7}"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7-CDCE-4A77-9F3D-A3222A1F6AA5}"/>
                </c:ext>
              </c:extLst>
            </c:dLbl>
            <c:dLbl>
              <c:idx val="3"/>
              <c:tx>
                <c:rich>
                  <a:bodyPr/>
                  <a:lstStyle/>
                  <a:p>
                    <a:fld id="{636520E4-4127-4CF7-9EA1-6FD494D79AA4}"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8-CDCE-4A77-9F3D-A3222A1F6AA5}"/>
                </c:ext>
              </c:extLst>
            </c:dLbl>
            <c:dLbl>
              <c:idx val="4"/>
              <c:delete val="1"/>
              <c:extLst>
                <c:ext xmlns:c15="http://schemas.microsoft.com/office/drawing/2012/chart" uri="{CE6537A1-D6FC-4f65-9D91-7224C49458BB}"/>
                <c:ext xmlns:c16="http://schemas.microsoft.com/office/drawing/2014/chart" uri="{C3380CC4-5D6E-409C-BE32-E72D297353CC}">
                  <c16:uniqueId val="{00000019-CDCE-4A77-9F3D-A3222A1F6AA5}"/>
                </c:ext>
              </c:extLst>
            </c:dLbl>
            <c:dLbl>
              <c:idx val="5"/>
              <c:tx>
                <c:rich>
                  <a:bodyPr/>
                  <a:lstStyle/>
                  <a:p>
                    <a:fld id="{EA9DC490-30B5-4959-A1B9-2366F43FCA10}" type="CELLRANGE">
                      <a:rPr lang="cs-CZ"/>
                      <a:pPr/>
                      <a:t>[OBLAST BUNĚK]</a:t>
                    </a:fld>
                    <a:endParaRPr lang="cs-CZ"/>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A-CDCE-4A77-9F3D-A3222A1F6AA5}"/>
                </c:ext>
              </c:extLst>
            </c:dLbl>
            <c:spPr>
              <a:noFill/>
              <a:ln>
                <a:noFill/>
              </a:ln>
              <a:effectLst/>
            </c:spPr>
            <c:txPr>
              <a:bodyPr rot="0" spcFirstLastPara="1" vertOverflow="ellipsis" vert="horz" wrap="square" anchor="ctr" anchorCtr="1"/>
              <a:lstStyle/>
              <a:p>
                <a:pPr>
                  <a:defRPr sz="8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'1'!$L$4:$Q$4</c:f>
              <c:strCache>
                <c:ptCount val="6"/>
                <c:pt idx="0">
                  <c:v>less than 20 </c:v>
                </c:pt>
                <c:pt idx="1">
                  <c:v>21-30</c:v>
                </c:pt>
                <c:pt idx="2">
                  <c:v>31-40</c:v>
                </c:pt>
                <c:pt idx="3">
                  <c:v>41-50</c:v>
                </c:pt>
                <c:pt idx="4">
                  <c:v>51-61</c:v>
                </c:pt>
                <c:pt idx="5">
                  <c:v>more than 60</c:v>
                </c:pt>
              </c:strCache>
            </c:strRef>
          </c:cat>
          <c:val>
            <c:numRef>
              <c:f>'1'!$L$8:$Q$8</c:f>
              <c:numCache>
                <c:formatCode>0</c:formatCode>
                <c:ptCount val="6"/>
                <c:pt idx="0">
                  <c:v>0</c:v>
                </c:pt>
                <c:pt idx="1">
                  <c:v>0.63694267515923575</c:v>
                </c:pt>
                <c:pt idx="2">
                  <c:v>2.547770700636943</c:v>
                </c:pt>
                <c:pt idx="3">
                  <c:v>1.2738853503184715</c:v>
                </c:pt>
                <c:pt idx="4">
                  <c:v>0</c:v>
                </c:pt>
                <c:pt idx="5">
                  <c:v>1.2738853503184715</c:v>
                </c:pt>
              </c:numCache>
            </c:numRef>
          </c:val>
          <c:extLst>
            <c:ext xmlns:c15="http://schemas.microsoft.com/office/drawing/2012/chart" uri="{02D57815-91ED-43cb-92C2-25804820EDAC}">
              <c15:datalabelsRange>
                <c15:f>'1'!$L$15:$Q$15</c15:f>
                <c15:dlblRangeCache>
                  <c:ptCount val="6"/>
                  <c:pt idx="0">
                    <c:v>0%</c:v>
                  </c:pt>
                  <c:pt idx="1">
                    <c:v>1%</c:v>
                  </c:pt>
                  <c:pt idx="2">
                    <c:v>3%</c:v>
                  </c:pt>
                  <c:pt idx="3">
                    <c:v>1%</c:v>
                  </c:pt>
                  <c:pt idx="4">
                    <c:v>0%</c:v>
                  </c:pt>
                  <c:pt idx="5">
                    <c:v>1%</c:v>
                  </c:pt>
                </c15:dlblRangeCache>
              </c15:datalabelsRange>
            </c:ext>
            <c:ext xmlns:c16="http://schemas.microsoft.com/office/drawing/2014/chart" uri="{C3380CC4-5D6E-409C-BE32-E72D297353CC}">
              <c16:uniqueId val="{0000001B-CDCE-4A77-9F3D-A3222A1F6AA5}"/>
            </c:ext>
          </c:extLst>
        </c:ser>
        <c:dLbls>
          <c:showLegendKey val="0"/>
          <c:showVal val="0"/>
          <c:showCatName val="0"/>
          <c:showSerName val="0"/>
          <c:showPercent val="0"/>
          <c:showBubbleSize val="0"/>
        </c:dLbls>
        <c:gapWidth val="150"/>
        <c:overlap val="100"/>
        <c:axId val="766351231"/>
        <c:axId val="766354975"/>
      </c:barChart>
      <c:catAx>
        <c:axId val="766351231"/>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age of respondents</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766354975"/>
        <c:crosses val="autoZero"/>
        <c:auto val="1"/>
        <c:lblAlgn val="ctr"/>
        <c:lblOffset val="100"/>
        <c:noMultiLvlLbl val="0"/>
      </c:catAx>
      <c:valAx>
        <c:axId val="766354975"/>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766351231"/>
        <c:crosses val="autoZero"/>
        <c:crossBetween val="between"/>
      </c:valAx>
      <c:spPr>
        <a:noFill/>
        <a:ln>
          <a:noFill/>
        </a:ln>
        <a:effectLst/>
      </c:spPr>
    </c:plotArea>
    <c:legend>
      <c:legendPos val="b"/>
      <c:layout>
        <c:manualLayout>
          <c:xMode val="edge"/>
          <c:yMode val="edge"/>
          <c:x val="0.28580826821934613"/>
          <c:y val="0.89545941165956411"/>
          <c:w val="0.58674872537484535"/>
          <c:h val="8.0645725735895929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'9'!$B$4</c:f>
              <c:strCache>
                <c:ptCount val="1"/>
                <c:pt idx="0">
                  <c:v>No</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'9'!$A$5:$A$6</c:f>
              <c:strCache>
                <c:ptCount val="2"/>
                <c:pt idx="0">
                  <c:v>Female</c:v>
                </c:pt>
                <c:pt idx="1">
                  <c:v>Male</c:v>
                </c:pt>
              </c:strCache>
            </c:strRef>
          </c:cat>
          <c:val>
            <c:numRef>
              <c:f>'9'!$B$5:$B$6</c:f>
              <c:numCache>
                <c:formatCode>General</c:formatCode>
                <c:ptCount val="2"/>
                <c:pt idx="0">
                  <c:v>62</c:v>
                </c:pt>
                <c:pt idx="1">
                  <c:v>27</c:v>
                </c:pt>
              </c:numCache>
            </c:numRef>
          </c:val>
          <c:extLst>
            <c:ext xmlns:c16="http://schemas.microsoft.com/office/drawing/2014/chart" uri="{C3380CC4-5D6E-409C-BE32-E72D297353CC}">
              <c16:uniqueId val="{00000000-DBD1-4A19-9EEB-64421C505F55}"/>
            </c:ext>
          </c:extLst>
        </c:ser>
        <c:ser>
          <c:idx val="1"/>
          <c:order val="1"/>
          <c:tx>
            <c:strRef>
              <c:f>'9'!$C$4</c:f>
              <c:strCache>
                <c:ptCount val="1"/>
                <c:pt idx="0">
                  <c:v>Yes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'9'!$A$5:$A$6</c:f>
              <c:strCache>
                <c:ptCount val="2"/>
                <c:pt idx="0">
                  <c:v>Female</c:v>
                </c:pt>
                <c:pt idx="1">
                  <c:v>Male</c:v>
                </c:pt>
              </c:strCache>
            </c:strRef>
          </c:cat>
          <c:val>
            <c:numRef>
              <c:f>'9'!$C$5:$C$6</c:f>
              <c:numCache>
                <c:formatCode>General</c:formatCode>
                <c:ptCount val="2"/>
                <c:pt idx="0">
                  <c:v>47</c:v>
                </c:pt>
                <c:pt idx="1">
                  <c:v>21</c:v>
                </c:pt>
              </c:numCache>
            </c:numRef>
          </c:val>
          <c:extLst>
            <c:ext xmlns:c16="http://schemas.microsoft.com/office/drawing/2014/chart" uri="{C3380CC4-5D6E-409C-BE32-E72D297353CC}">
              <c16:uniqueId val="{00000001-DBD1-4A19-9EEB-64421C505F55}"/>
            </c:ext>
          </c:extLst>
        </c:ser>
        <c:dLbls>
          <c:showLegendKey val="0"/>
          <c:showVal val="0"/>
          <c:showCatName val="0"/>
          <c:showSerName val="0"/>
          <c:showPercent val="0"/>
          <c:showBubbleSize val="0"/>
        </c:dLbls>
        <c:gapWidth val="115"/>
        <c:overlap val="-20"/>
        <c:axId val="411272016"/>
        <c:axId val="411262032"/>
      </c:barChart>
      <c:catAx>
        <c:axId val="411272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62032"/>
        <c:crosses val="autoZero"/>
        <c:auto val="1"/>
        <c:lblAlgn val="ctr"/>
        <c:lblOffset val="100"/>
        <c:noMultiLvlLbl val="0"/>
      </c:catAx>
      <c:valAx>
        <c:axId val="411262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7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'14'!$B$2</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'14'!$A$3:$A$6</c:f>
              <c:strCache>
                <c:ptCount val="4"/>
                <c:pt idx="0">
                  <c:v>Definitely not</c:v>
                </c:pt>
                <c:pt idx="1">
                  <c:v>Rather not</c:v>
                </c:pt>
                <c:pt idx="2">
                  <c:v>Rather yes</c:v>
                </c:pt>
                <c:pt idx="3">
                  <c:v>Definitely yes</c:v>
                </c:pt>
              </c:strCache>
            </c:strRef>
          </c:cat>
          <c:val>
            <c:numRef>
              <c:f>'14'!$B$3:$B$6</c:f>
              <c:numCache>
                <c:formatCode>General</c:formatCode>
                <c:ptCount val="4"/>
                <c:pt idx="0">
                  <c:v>1</c:v>
                </c:pt>
                <c:pt idx="1">
                  <c:v>27</c:v>
                </c:pt>
                <c:pt idx="2">
                  <c:v>50</c:v>
                </c:pt>
                <c:pt idx="3">
                  <c:v>31</c:v>
                </c:pt>
              </c:numCache>
            </c:numRef>
          </c:val>
          <c:extLst>
            <c:ext xmlns:c16="http://schemas.microsoft.com/office/drawing/2014/chart" uri="{C3380CC4-5D6E-409C-BE32-E72D297353CC}">
              <c16:uniqueId val="{00000000-3BB7-4B49-99E3-0142CFD07254}"/>
            </c:ext>
          </c:extLst>
        </c:ser>
        <c:ser>
          <c:idx val="1"/>
          <c:order val="1"/>
          <c:tx>
            <c:strRef>
              <c:f>'14'!$C$2</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'14'!$A$3:$A$6</c:f>
              <c:strCache>
                <c:ptCount val="4"/>
                <c:pt idx="0">
                  <c:v>Definitely not</c:v>
                </c:pt>
                <c:pt idx="1">
                  <c:v>Rather not</c:v>
                </c:pt>
                <c:pt idx="2">
                  <c:v>Rather yes</c:v>
                </c:pt>
                <c:pt idx="3">
                  <c:v>Definitely yes</c:v>
                </c:pt>
              </c:strCache>
            </c:strRef>
          </c:cat>
          <c:val>
            <c:numRef>
              <c:f>'14'!$C$3:$C$6</c:f>
              <c:numCache>
                <c:formatCode>General</c:formatCode>
                <c:ptCount val="4"/>
                <c:pt idx="0">
                  <c:v>1</c:v>
                </c:pt>
                <c:pt idx="1">
                  <c:v>8</c:v>
                </c:pt>
                <c:pt idx="2">
                  <c:v>27</c:v>
                </c:pt>
                <c:pt idx="3">
                  <c:v>12</c:v>
                </c:pt>
              </c:numCache>
            </c:numRef>
          </c:val>
          <c:extLst>
            <c:ext xmlns:c16="http://schemas.microsoft.com/office/drawing/2014/chart" uri="{C3380CC4-5D6E-409C-BE32-E72D297353CC}">
              <c16:uniqueId val="{00000001-3BB7-4B49-99E3-0142CFD07254}"/>
            </c:ext>
          </c:extLst>
        </c:ser>
        <c:dLbls>
          <c:showLegendKey val="0"/>
          <c:showVal val="0"/>
          <c:showCatName val="0"/>
          <c:showSerName val="0"/>
          <c:showPercent val="0"/>
          <c:showBubbleSize val="0"/>
        </c:dLbls>
        <c:gapWidth val="150"/>
        <c:overlap val="100"/>
        <c:axId val="403393728"/>
        <c:axId val="403382496"/>
      </c:barChart>
      <c:catAx>
        <c:axId val="4033937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03382496"/>
        <c:crosses val="autoZero"/>
        <c:auto val="1"/>
        <c:lblAlgn val="ctr"/>
        <c:lblOffset val="100"/>
        <c:noMultiLvlLbl val="0"/>
      </c:catAx>
      <c:valAx>
        <c:axId val="403382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03393728"/>
        <c:crosses val="autoZero"/>
        <c:crossBetween val="between"/>
      </c:valAx>
      <c:spPr>
        <a:noFill/>
        <a:ln>
          <a:noFill/>
        </a:ln>
        <a:effectLst/>
      </c:spPr>
    </c:plotArea>
    <c:legend>
      <c:legendPos val="b"/>
      <c:layout>
        <c:manualLayout>
          <c:xMode val="edge"/>
          <c:yMode val="edge"/>
          <c:x val="0.42603557904211242"/>
          <c:y val="0.85758767884851717"/>
          <c:w val="0.2166106736657917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508202099737533"/>
          <c:y val="5.0925925925925923E-2"/>
          <c:w val="0.77091797900262471"/>
          <c:h val="0.73577136191309422"/>
        </c:manualLayout>
      </c:layout>
      <c:barChart>
        <c:barDir val="bar"/>
        <c:grouping val="stacked"/>
        <c:varyColors val="0"/>
        <c:ser>
          <c:idx val="0"/>
          <c:order val="0"/>
          <c:tx>
            <c:strRef>
              <c:f>'[GrafyNove.xlsx]15'!$B$4</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'[GrafyNove.xlsx]15'!$A$5:$A$8</c:f>
              <c:strCache>
                <c:ptCount val="4"/>
                <c:pt idx="0">
                  <c:v>Definitely not</c:v>
                </c:pt>
                <c:pt idx="1">
                  <c:v>Rather not</c:v>
                </c:pt>
                <c:pt idx="2">
                  <c:v>Rather yes</c:v>
                </c:pt>
                <c:pt idx="3">
                  <c:v>Definitely yes</c:v>
                </c:pt>
              </c:strCache>
            </c:strRef>
          </c:cat>
          <c:val>
            <c:numRef>
              <c:f>'[GrafyNove.xlsx]15'!$B$5:$B$8</c:f>
              <c:numCache>
                <c:formatCode>General</c:formatCode>
                <c:ptCount val="4"/>
                <c:pt idx="0">
                  <c:v>0</c:v>
                </c:pt>
                <c:pt idx="1">
                  <c:v>4</c:v>
                </c:pt>
                <c:pt idx="2">
                  <c:v>34</c:v>
                </c:pt>
                <c:pt idx="3">
                  <c:v>71</c:v>
                </c:pt>
              </c:numCache>
            </c:numRef>
          </c:val>
          <c:extLst>
            <c:ext xmlns:c16="http://schemas.microsoft.com/office/drawing/2014/chart" uri="{C3380CC4-5D6E-409C-BE32-E72D297353CC}">
              <c16:uniqueId val="{00000000-2FD6-4AE7-AA38-F49BCF67FF73}"/>
            </c:ext>
          </c:extLst>
        </c:ser>
        <c:ser>
          <c:idx val="1"/>
          <c:order val="1"/>
          <c:tx>
            <c:strRef>
              <c:f>'[GrafyNove.xlsx]15'!$C$4</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'[GrafyNove.xlsx]15'!$A$5:$A$8</c:f>
              <c:strCache>
                <c:ptCount val="4"/>
                <c:pt idx="0">
                  <c:v>Definitely not</c:v>
                </c:pt>
                <c:pt idx="1">
                  <c:v>Rather not</c:v>
                </c:pt>
                <c:pt idx="2">
                  <c:v>Rather yes</c:v>
                </c:pt>
                <c:pt idx="3">
                  <c:v>Definitely yes</c:v>
                </c:pt>
              </c:strCache>
            </c:strRef>
          </c:cat>
          <c:val>
            <c:numRef>
              <c:f>'[GrafyNove.xlsx]15'!$C$5:$C$8</c:f>
              <c:numCache>
                <c:formatCode>General</c:formatCode>
                <c:ptCount val="4"/>
                <c:pt idx="0">
                  <c:v>0</c:v>
                </c:pt>
                <c:pt idx="1">
                  <c:v>1</c:v>
                </c:pt>
                <c:pt idx="2">
                  <c:v>17</c:v>
                </c:pt>
                <c:pt idx="3">
                  <c:v>30</c:v>
                </c:pt>
              </c:numCache>
            </c:numRef>
          </c:val>
          <c:extLst>
            <c:ext xmlns:c16="http://schemas.microsoft.com/office/drawing/2014/chart" uri="{C3380CC4-5D6E-409C-BE32-E72D297353CC}">
              <c16:uniqueId val="{00000001-2FD6-4AE7-AA38-F49BCF67FF73}"/>
            </c:ext>
          </c:extLst>
        </c:ser>
        <c:dLbls>
          <c:showLegendKey val="0"/>
          <c:showVal val="0"/>
          <c:showCatName val="0"/>
          <c:showSerName val="0"/>
          <c:showPercent val="0"/>
          <c:showBubbleSize val="0"/>
        </c:dLbls>
        <c:gapWidth val="150"/>
        <c:overlap val="100"/>
        <c:axId val="1816120752"/>
        <c:axId val="1816127408"/>
      </c:barChart>
      <c:catAx>
        <c:axId val="18161207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6127408"/>
        <c:crosses val="autoZero"/>
        <c:auto val="1"/>
        <c:lblAlgn val="ctr"/>
        <c:lblOffset val="100"/>
        <c:noMultiLvlLbl val="0"/>
      </c:catAx>
      <c:valAx>
        <c:axId val="1816127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612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'[GrafyNove.xlsx]17'!$L$3</c:f>
              <c:strCache>
                <c:ptCount val="1"/>
                <c:pt idx="0">
                  <c:v>less than 20 </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6C6B-481A-9DB1-BEC60F980EE2}"/>
                </c:ext>
              </c:extLst>
            </c:dLbl>
            <c:dLbl>
              <c:idx val="1"/>
              <c:delete val="1"/>
              <c:extLst>
                <c:ext xmlns:c15="http://schemas.microsoft.com/office/drawing/2012/chart" uri="{CE6537A1-D6FC-4f65-9D91-7224C49458BB}"/>
                <c:ext xmlns:c16="http://schemas.microsoft.com/office/drawing/2014/chart" uri="{C3380CC4-5D6E-409C-BE32-E72D297353CC}">
                  <c16:uniqueId val="{00000001-6C6B-481A-9DB1-BEC60F980EE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'[GrafyNove.xlsx]17'!$K$4:$K$7</c:f>
              <c:strCache>
                <c:ptCount val="4"/>
                <c:pt idx="0">
                  <c:v>Definitely not</c:v>
                </c:pt>
                <c:pt idx="1">
                  <c:v>Rather not</c:v>
                </c:pt>
                <c:pt idx="2">
                  <c:v>Rather yes</c:v>
                </c:pt>
                <c:pt idx="3">
                  <c:v>Definitely yes</c:v>
                </c:pt>
              </c:strCache>
            </c:strRef>
          </c:cat>
          <c:val>
            <c:numRef>
              <c:f>'[GrafyNove.xlsx]17'!$L$4:$L$7</c:f>
              <c:numCache>
                <c:formatCode>0%</c:formatCode>
                <c:ptCount val="4"/>
                <c:pt idx="0">
                  <c:v>0</c:v>
                </c:pt>
                <c:pt idx="1">
                  <c:v>0</c:v>
                </c:pt>
                <c:pt idx="2">
                  <c:v>1.2738853503184714E-2</c:v>
                </c:pt>
                <c:pt idx="3">
                  <c:v>6.369426751592357E-3</c:v>
                </c:pt>
              </c:numCache>
            </c:numRef>
          </c:val>
          <c:extLst>
            <c:ext xmlns:c16="http://schemas.microsoft.com/office/drawing/2014/chart" uri="{C3380CC4-5D6E-409C-BE32-E72D297353CC}">
              <c16:uniqueId val="{00000002-6C6B-481A-9DB1-BEC60F980EE2}"/>
            </c:ext>
          </c:extLst>
        </c:ser>
        <c:ser>
          <c:idx val="1"/>
          <c:order val="1"/>
          <c:tx>
            <c:strRef>
              <c:f>'[GrafyNove.xlsx]17'!$M$3</c:f>
              <c:strCache>
                <c:ptCount val="1"/>
                <c:pt idx="0">
                  <c:v>21-30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'[GrafyNove.xlsx]17'!$K$4:$K$7</c:f>
              <c:strCache>
                <c:ptCount val="4"/>
                <c:pt idx="0">
                  <c:v>Definitely not</c:v>
                </c:pt>
                <c:pt idx="1">
                  <c:v>Rather not</c:v>
                </c:pt>
                <c:pt idx="2">
                  <c:v>Rather yes</c:v>
                </c:pt>
                <c:pt idx="3">
                  <c:v>Definitely yes</c:v>
                </c:pt>
              </c:strCache>
            </c:strRef>
          </c:cat>
          <c:val>
            <c:numRef>
              <c:f>'[GrafyNove.xlsx]17'!$M$4:$M$7</c:f>
              <c:numCache>
                <c:formatCode>0%</c:formatCode>
                <c:ptCount val="4"/>
                <c:pt idx="0">
                  <c:v>6.369426751592357E-3</c:v>
                </c:pt>
                <c:pt idx="1">
                  <c:v>7.0063694267515922E-2</c:v>
                </c:pt>
                <c:pt idx="2">
                  <c:v>0.21656050955414013</c:v>
                </c:pt>
                <c:pt idx="3">
                  <c:v>0.21656050955414013</c:v>
                </c:pt>
              </c:numCache>
            </c:numRef>
          </c:val>
          <c:extLst>
            <c:ext xmlns:c16="http://schemas.microsoft.com/office/drawing/2014/chart" uri="{C3380CC4-5D6E-409C-BE32-E72D297353CC}">
              <c16:uniqueId val="{00000003-6C6B-481A-9DB1-BEC60F980EE2}"/>
            </c:ext>
          </c:extLst>
        </c:ser>
        <c:ser>
          <c:idx val="2"/>
          <c:order val="2"/>
          <c:tx>
            <c:strRef>
              <c:f>'[GrafyNove.xlsx]17'!$N$3</c:f>
              <c:strCache>
                <c:ptCount val="1"/>
                <c:pt idx="0">
                  <c:v>31-40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'[GrafyNove.xlsx]17'!$K$4:$K$7</c:f>
              <c:strCache>
                <c:ptCount val="4"/>
                <c:pt idx="0">
                  <c:v>Definitely not</c:v>
                </c:pt>
                <c:pt idx="1">
                  <c:v>Rather not</c:v>
                </c:pt>
                <c:pt idx="2">
                  <c:v>Rather yes</c:v>
                </c:pt>
                <c:pt idx="3">
                  <c:v>Definitely yes</c:v>
                </c:pt>
              </c:strCache>
            </c:strRef>
          </c:cat>
          <c:val>
            <c:numRef>
              <c:f>'[GrafyNove.xlsx]17'!$N$4:$N$7</c:f>
              <c:numCache>
                <c:formatCode>0%</c:formatCode>
                <c:ptCount val="4"/>
                <c:pt idx="0">
                  <c:v>1.2738853503184714E-2</c:v>
                </c:pt>
                <c:pt idx="1">
                  <c:v>4.4585987261146494E-2</c:v>
                </c:pt>
                <c:pt idx="2">
                  <c:v>8.9171974522292988E-2</c:v>
                </c:pt>
                <c:pt idx="3">
                  <c:v>0.10191082802547771</c:v>
                </c:pt>
              </c:numCache>
            </c:numRef>
          </c:val>
          <c:extLst>
            <c:ext xmlns:c16="http://schemas.microsoft.com/office/drawing/2014/chart" uri="{C3380CC4-5D6E-409C-BE32-E72D297353CC}">
              <c16:uniqueId val="{00000004-6C6B-481A-9DB1-BEC60F980EE2}"/>
            </c:ext>
          </c:extLst>
        </c:ser>
        <c:ser>
          <c:idx val="3"/>
          <c:order val="3"/>
          <c:tx>
            <c:strRef>
              <c:f>'[GrafyNove.xlsx]17'!$O$3</c:f>
              <c:strCache>
                <c:ptCount val="1"/>
                <c:pt idx="0">
                  <c:v>41-50</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5-6C6B-481A-9DB1-BEC60F980EE2}"/>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'[GrafyNove.xlsx]17'!$K$4:$K$7</c:f>
              <c:strCache>
                <c:ptCount val="4"/>
                <c:pt idx="0">
                  <c:v>Definitely not</c:v>
                </c:pt>
                <c:pt idx="1">
                  <c:v>Rather not</c:v>
                </c:pt>
                <c:pt idx="2">
                  <c:v>Rather yes</c:v>
                </c:pt>
                <c:pt idx="3">
                  <c:v>Definitely yes</c:v>
                </c:pt>
              </c:strCache>
            </c:strRef>
          </c:cat>
          <c:val>
            <c:numRef>
              <c:f>'[GrafyNove.xlsx]17'!$O$4:$O$7</c:f>
              <c:numCache>
                <c:formatCode>0%</c:formatCode>
                <c:ptCount val="4"/>
                <c:pt idx="0">
                  <c:v>0</c:v>
                </c:pt>
                <c:pt idx="1">
                  <c:v>1.9108280254777069E-2</c:v>
                </c:pt>
                <c:pt idx="2">
                  <c:v>3.1847133757961783E-2</c:v>
                </c:pt>
                <c:pt idx="3">
                  <c:v>7.0063694267515922E-2</c:v>
                </c:pt>
              </c:numCache>
            </c:numRef>
          </c:val>
          <c:extLst>
            <c:ext xmlns:c16="http://schemas.microsoft.com/office/drawing/2014/chart" uri="{C3380CC4-5D6E-409C-BE32-E72D297353CC}">
              <c16:uniqueId val="{00000006-6C6B-481A-9DB1-BEC60F980EE2}"/>
            </c:ext>
          </c:extLst>
        </c:ser>
        <c:ser>
          <c:idx val="4"/>
          <c:order val="4"/>
          <c:tx>
            <c:strRef>
              <c:f>'[GrafyNove.xlsx]17'!$P$3</c:f>
              <c:strCache>
                <c:ptCount val="1"/>
                <c:pt idx="0">
                  <c:v>51-61</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6C6B-481A-9DB1-BEC60F980EE2}"/>
                </c:ext>
              </c:extLst>
            </c:dLbl>
            <c:dLbl>
              <c:idx val="1"/>
              <c:delete val="1"/>
              <c:extLst>
                <c:ext xmlns:c15="http://schemas.microsoft.com/office/drawing/2012/chart" uri="{CE6537A1-D6FC-4f65-9D91-7224C49458BB}"/>
                <c:ext xmlns:c16="http://schemas.microsoft.com/office/drawing/2014/chart" uri="{C3380CC4-5D6E-409C-BE32-E72D297353CC}">
                  <c16:uniqueId val="{00000008-6C6B-481A-9DB1-BEC60F980EE2}"/>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'[GrafyNove.xlsx]17'!$K$4:$K$7</c:f>
              <c:strCache>
                <c:ptCount val="4"/>
                <c:pt idx="0">
                  <c:v>Definitely not</c:v>
                </c:pt>
                <c:pt idx="1">
                  <c:v>Rather not</c:v>
                </c:pt>
                <c:pt idx="2">
                  <c:v>Rather yes</c:v>
                </c:pt>
                <c:pt idx="3">
                  <c:v>Definitely yes</c:v>
                </c:pt>
              </c:strCache>
            </c:strRef>
          </c:cat>
          <c:val>
            <c:numRef>
              <c:f>'[GrafyNove.xlsx]17'!$P$4:$P$7</c:f>
              <c:numCache>
                <c:formatCode>0%</c:formatCode>
                <c:ptCount val="4"/>
                <c:pt idx="0">
                  <c:v>0</c:v>
                </c:pt>
                <c:pt idx="1">
                  <c:v>0</c:v>
                </c:pt>
                <c:pt idx="2">
                  <c:v>1.2738853503184714E-2</c:v>
                </c:pt>
                <c:pt idx="3">
                  <c:v>3.1847133757961783E-2</c:v>
                </c:pt>
              </c:numCache>
            </c:numRef>
          </c:val>
          <c:extLst>
            <c:ext xmlns:c16="http://schemas.microsoft.com/office/drawing/2014/chart" uri="{C3380CC4-5D6E-409C-BE32-E72D297353CC}">
              <c16:uniqueId val="{00000009-6C6B-481A-9DB1-BEC60F980EE2}"/>
            </c:ext>
          </c:extLst>
        </c:ser>
        <c:ser>
          <c:idx val="5"/>
          <c:order val="5"/>
          <c:tx>
            <c:strRef>
              <c:f>'[GrafyNove.xlsx]17'!$Q$3</c:f>
              <c:strCache>
                <c:ptCount val="1"/>
                <c:pt idx="0">
                  <c:v>more than 60</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layout>
                <c:manualLayout>
                  <c:x val="2.7334851936218679E-2"/>
                  <c:y val="5.67375886524822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C6B-481A-9DB1-BEC60F980EE2}"/>
                </c:ext>
              </c:extLst>
            </c:dLbl>
            <c:dLbl>
              <c:idx val="3"/>
              <c:layout>
                <c:manualLayout>
                  <c:x val="3.0372057706909643E-2"/>
                  <c:y val="-1.300221386350978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C6B-481A-9DB1-BEC60F980EE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'[GrafyNove.xlsx]17'!$K$4:$K$7</c:f>
              <c:strCache>
                <c:ptCount val="4"/>
                <c:pt idx="0">
                  <c:v>Definitely not</c:v>
                </c:pt>
                <c:pt idx="1">
                  <c:v>Rather not</c:v>
                </c:pt>
                <c:pt idx="2">
                  <c:v>Rather yes</c:v>
                </c:pt>
                <c:pt idx="3">
                  <c:v>Definitely yes</c:v>
                </c:pt>
              </c:strCache>
            </c:strRef>
          </c:cat>
          <c:val>
            <c:numRef>
              <c:f>'[GrafyNove.xlsx]17'!$Q$4:$Q$7</c:f>
              <c:numCache>
                <c:formatCode>0%</c:formatCode>
                <c:ptCount val="4"/>
                <c:pt idx="0">
                  <c:v>6.369426751592357E-3</c:v>
                </c:pt>
                <c:pt idx="1">
                  <c:v>6.369426751592357E-3</c:v>
                </c:pt>
                <c:pt idx="2">
                  <c:v>1.2738853503184714E-2</c:v>
                </c:pt>
                <c:pt idx="3">
                  <c:v>6.369426751592357E-3</c:v>
                </c:pt>
              </c:numCache>
            </c:numRef>
          </c:val>
          <c:extLst>
            <c:ext xmlns:c16="http://schemas.microsoft.com/office/drawing/2014/chart" uri="{C3380CC4-5D6E-409C-BE32-E72D297353CC}">
              <c16:uniqueId val="{0000000A-6C6B-481A-9DB1-BEC60F980EE2}"/>
            </c:ext>
          </c:extLst>
        </c:ser>
        <c:dLbls>
          <c:showLegendKey val="0"/>
          <c:showVal val="0"/>
          <c:showCatName val="0"/>
          <c:showSerName val="0"/>
          <c:showPercent val="0"/>
          <c:showBubbleSize val="0"/>
        </c:dLbls>
        <c:gapWidth val="150"/>
        <c:overlap val="100"/>
        <c:axId val="1816134896"/>
        <c:axId val="1816122416"/>
      </c:barChart>
      <c:catAx>
        <c:axId val="1816134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6122416"/>
        <c:crosses val="autoZero"/>
        <c:auto val="1"/>
        <c:lblAlgn val="ctr"/>
        <c:lblOffset val="100"/>
        <c:noMultiLvlLbl val="0"/>
      </c:catAx>
      <c:valAx>
        <c:axId val="18161224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613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'[GrafyNove.xlsx]16'!$M$23</c:f>
              <c:strCache>
                <c:ptCount val="1"/>
                <c:pt idx="0">
                  <c:v>less than 20 </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C-FD51-40AF-8FCE-587E0EB35F42}"/>
                </c:ext>
              </c:extLst>
            </c:dLbl>
            <c:dLbl>
              <c:idx val="1"/>
              <c:delete val="1"/>
              <c:extLst>
                <c:ext xmlns:c15="http://schemas.microsoft.com/office/drawing/2012/chart" uri="{CE6537A1-D6FC-4f65-9D91-7224C49458BB}"/>
                <c:ext xmlns:c16="http://schemas.microsoft.com/office/drawing/2014/chart" uri="{C3380CC4-5D6E-409C-BE32-E72D297353CC}">
                  <c16:uniqueId val="{0000000B-FD51-40AF-8FCE-587E0EB35F42}"/>
                </c:ext>
              </c:extLst>
            </c:dLbl>
            <c:dLbl>
              <c:idx val="3"/>
              <c:delete val="1"/>
              <c:extLst>
                <c:ext xmlns:c15="http://schemas.microsoft.com/office/drawing/2012/chart" uri="{CE6537A1-D6FC-4f65-9D91-7224C49458BB}"/>
                <c:ext xmlns:c16="http://schemas.microsoft.com/office/drawing/2014/chart" uri="{C3380CC4-5D6E-409C-BE32-E72D297353CC}">
                  <c16:uniqueId val="{0000000A-FD51-40AF-8FCE-587E0EB35F4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'[GrafyNove.xlsx]16'!$L$24:$L$27</c:f>
              <c:strCache>
                <c:ptCount val="4"/>
                <c:pt idx="0">
                  <c:v>Definitely not</c:v>
                </c:pt>
                <c:pt idx="1">
                  <c:v>Rather not</c:v>
                </c:pt>
                <c:pt idx="2">
                  <c:v>Rather yes</c:v>
                </c:pt>
                <c:pt idx="3">
                  <c:v>Definitely yes</c:v>
                </c:pt>
              </c:strCache>
            </c:strRef>
          </c:cat>
          <c:val>
            <c:numRef>
              <c:f>'[GrafyNove.xlsx]16'!$M$24:$M$27</c:f>
              <c:numCache>
                <c:formatCode>0%</c:formatCode>
                <c:ptCount val="4"/>
                <c:pt idx="0">
                  <c:v>0</c:v>
                </c:pt>
                <c:pt idx="1">
                  <c:v>0</c:v>
                </c:pt>
                <c:pt idx="2">
                  <c:v>1.9108280254777069E-2</c:v>
                </c:pt>
                <c:pt idx="3">
                  <c:v>0</c:v>
                </c:pt>
              </c:numCache>
            </c:numRef>
          </c:val>
          <c:extLst>
            <c:ext xmlns:c16="http://schemas.microsoft.com/office/drawing/2014/chart" uri="{C3380CC4-5D6E-409C-BE32-E72D297353CC}">
              <c16:uniqueId val="{00000000-FD51-40AF-8FCE-587E0EB35F42}"/>
            </c:ext>
          </c:extLst>
        </c:ser>
        <c:ser>
          <c:idx val="1"/>
          <c:order val="1"/>
          <c:tx>
            <c:strRef>
              <c:f>'[GrafyNove.xlsx]16'!$N$23</c:f>
              <c:strCache>
                <c:ptCount val="1"/>
                <c:pt idx="0">
                  <c:v>21-30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1-FD51-40AF-8FCE-587E0EB35F42}"/>
                </c:ext>
              </c:extLst>
            </c:dLbl>
            <c:dLbl>
              <c:idx val="4"/>
              <c:delete val="1"/>
              <c:extLst>
                <c:ext xmlns:c15="http://schemas.microsoft.com/office/drawing/2012/chart" uri="{CE6537A1-D6FC-4f65-9D91-7224C49458BB}"/>
                <c:ext xmlns:c16="http://schemas.microsoft.com/office/drawing/2014/chart" uri="{C3380CC4-5D6E-409C-BE32-E72D297353CC}">
                  <c16:uniqueId val="{00000002-FD51-40AF-8FCE-587E0EB35F4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'[GrafyNove.xlsx]16'!$L$24:$L$27</c:f>
              <c:strCache>
                <c:ptCount val="4"/>
                <c:pt idx="0">
                  <c:v>Definitely not</c:v>
                </c:pt>
                <c:pt idx="1">
                  <c:v>Rather not</c:v>
                </c:pt>
                <c:pt idx="2">
                  <c:v>Rather yes</c:v>
                </c:pt>
                <c:pt idx="3">
                  <c:v>Definitely yes</c:v>
                </c:pt>
              </c:strCache>
            </c:strRef>
          </c:cat>
          <c:val>
            <c:numRef>
              <c:f>'[GrafyNove.xlsx]16'!$N$24:$N$27</c:f>
              <c:numCache>
                <c:formatCode>0%</c:formatCode>
                <c:ptCount val="4"/>
                <c:pt idx="0">
                  <c:v>0</c:v>
                </c:pt>
                <c:pt idx="1">
                  <c:v>6.3694267515923567E-2</c:v>
                </c:pt>
                <c:pt idx="2">
                  <c:v>0.3503184713375796</c:v>
                </c:pt>
                <c:pt idx="3">
                  <c:v>9.5541401273885357E-2</c:v>
                </c:pt>
              </c:numCache>
            </c:numRef>
          </c:val>
          <c:extLst>
            <c:ext xmlns:c16="http://schemas.microsoft.com/office/drawing/2014/chart" uri="{C3380CC4-5D6E-409C-BE32-E72D297353CC}">
              <c16:uniqueId val="{00000003-FD51-40AF-8FCE-587E0EB35F42}"/>
            </c:ext>
          </c:extLst>
        </c:ser>
        <c:ser>
          <c:idx val="2"/>
          <c:order val="2"/>
          <c:tx>
            <c:strRef>
              <c:f>'[GrafyNove.xlsx]16'!$O$23</c:f>
              <c:strCache>
                <c:ptCount val="1"/>
                <c:pt idx="0">
                  <c:v>31-40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9-FD51-40AF-8FCE-587E0EB35F42}"/>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'[GrafyNove.xlsx]16'!$L$24:$L$27</c:f>
              <c:strCache>
                <c:ptCount val="4"/>
                <c:pt idx="0">
                  <c:v>Definitely not</c:v>
                </c:pt>
                <c:pt idx="1">
                  <c:v>Rather not</c:v>
                </c:pt>
                <c:pt idx="2">
                  <c:v>Rather yes</c:v>
                </c:pt>
                <c:pt idx="3">
                  <c:v>Definitely yes</c:v>
                </c:pt>
              </c:strCache>
            </c:strRef>
          </c:cat>
          <c:val>
            <c:numRef>
              <c:f>'[GrafyNove.xlsx]16'!$O$24:$O$27</c:f>
              <c:numCache>
                <c:formatCode>0%</c:formatCode>
                <c:ptCount val="4"/>
                <c:pt idx="0">
                  <c:v>0</c:v>
                </c:pt>
                <c:pt idx="1">
                  <c:v>3.1847133757961783E-2</c:v>
                </c:pt>
                <c:pt idx="2">
                  <c:v>0.17197452229299362</c:v>
                </c:pt>
                <c:pt idx="3">
                  <c:v>4.4585987261146494E-2</c:v>
                </c:pt>
              </c:numCache>
            </c:numRef>
          </c:val>
          <c:extLst>
            <c:ext xmlns:c16="http://schemas.microsoft.com/office/drawing/2014/chart" uri="{C3380CC4-5D6E-409C-BE32-E72D297353CC}">
              <c16:uniqueId val="{00000004-FD51-40AF-8FCE-587E0EB35F42}"/>
            </c:ext>
          </c:extLst>
        </c:ser>
        <c:ser>
          <c:idx val="3"/>
          <c:order val="3"/>
          <c:tx>
            <c:strRef>
              <c:f>'[GrafyNove.xlsx]16'!$P$23</c:f>
              <c:strCache>
                <c:ptCount val="1"/>
                <c:pt idx="0">
                  <c:v>41-50</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5-FD51-40AF-8FCE-587E0EB35F42}"/>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'[GrafyNove.xlsx]16'!$L$24:$L$27</c:f>
              <c:strCache>
                <c:ptCount val="4"/>
                <c:pt idx="0">
                  <c:v>Definitely not</c:v>
                </c:pt>
                <c:pt idx="1">
                  <c:v>Rather not</c:v>
                </c:pt>
                <c:pt idx="2">
                  <c:v>Rather yes</c:v>
                </c:pt>
                <c:pt idx="3">
                  <c:v>Definitely yes</c:v>
                </c:pt>
              </c:strCache>
            </c:strRef>
          </c:cat>
          <c:val>
            <c:numRef>
              <c:f>'[GrafyNove.xlsx]16'!$P$24:$P$27</c:f>
              <c:numCache>
                <c:formatCode>0%</c:formatCode>
                <c:ptCount val="4"/>
                <c:pt idx="0">
                  <c:v>0</c:v>
                </c:pt>
                <c:pt idx="1">
                  <c:v>1.2738853503184714E-2</c:v>
                </c:pt>
                <c:pt idx="2">
                  <c:v>4.4585987261146494E-2</c:v>
                </c:pt>
                <c:pt idx="3">
                  <c:v>6.3694267515923567E-2</c:v>
                </c:pt>
              </c:numCache>
            </c:numRef>
          </c:val>
          <c:extLst>
            <c:ext xmlns:c16="http://schemas.microsoft.com/office/drawing/2014/chart" uri="{C3380CC4-5D6E-409C-BE32-E72D297353CC}">
              <c16:uniqueId val="{00000006-FD51-40AF-8FCE-587E0EB35F42}"/>
            </c:ext>
          </c:extLst>
        </c:ser>
        <c:ser>
          <c:idx val="4"/>
          <c:order val="4"/>
          <c:tx>
            <c:strRef>
              <c:f>'[GrafyNove.xlsx]16'!$Q$23</c:f>
              <c:strCache>
                <c:ptCount val="1"/>
                <c:pt idx="0">
                  <c:v>51-61</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D-FD51-40AF-8FCE-587E0EB35F42}"/>
                </c:ext>
              </c:extLst>
            </c:dLbl>
            <c:dLbl>
              <c:idx val="1"/>
              <c:delete val="1"/>
              <c:extLst>
                <c:ext xmlns:c15="http://schemas.microsoft.com/office/drawing/2012/chart" uri="{CE6537A1-D6FC-4f65-9D91-7224C49458BB}"/>
                <c:ext xmlns:c16="http://schemas.microsoft.com/office/drawing/2014/chart" uri="{C3380CC4-5D6E-409C-BE32-E72D297353CC}">
                  <c16:uniqueId val="{0000000F-FD51-40AF-8FCE-587E0EB35F42}"/>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'[GrafyNove.xlsx]16'!$L$24:$L$27</c:f>
              <c:strCache>
                <c:ptCount val="4"/>
                <c:pt idx="0">
                  <c:v>Definitely not</c:v>
                </c:pt>
                <c:pt idx="1">
                  <c:v>Rather not</c:v>
                </c:pt>
                <c:pt idx="2">
                  <c:v>Rather yes</c:v>
                </c:pt>
                <c:pt idx="3">
                  <c:v>Definitely yes</c:v>
                </c:pt>
              </c:strCache>
            </c:strRef>
          </c:cat>
          <c:val>
            <c:numRef>
              <c:f>'[GrafyNove.xlsx]16'!$Q$24:$Q$27</c:f>
              <c:numCache>
                <c:formatCode>0%</c:formatCode>
                <c:ptCount val="4"/>
                <c:pt idx="0">
                  <c:v>0</c:v>
                </c:pt>
                <c:pt idx="1">
                  <c:v>0</c:v>
                </c:pt>
                <c:pt idx="2">
                  <c:v>1.9108280254777069E-2</c:v>
                </c:pt>
                <c:pt idx="3">
                  <c:v>2.5477707006369428E-2</c:v>
                </c:pt>
              </c:numCache>
            </c:numRef>
          </c:val>
          <c:extLst>
            <c:ext xmlns:c16="http://schemas.microsoft.com/office/drawing/2014/chart" uri="{C3380CC4-5D6E-409C-BE32-E72D297353CC}">
              <c16:uniqueId val="{00000007-FD51-40AF-8FCE-587E0EB35F42}"/>
            </c:ext>
          </c:extLst>
        </c:ser>
        <c:ser>
          <c:idx val="5"/>
          <c:order val="5"/>
          <c:tx>
            <c:strRef>
              <c:f>'[GrafyNove.xlsx]16'!$R$23</c:f>
              <c:strCache>
                <c:ptCount val="1"/>
                <c:pt idx="0">
                  <c:v>more than 60</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E-FD51-40AF-8FCE-587E0EB35F42}"/>
                </c:ext>
              </c:extLst>
            </c:dLbl>
            <c:dLbl>
              <c:idx val="2"/>
              <c:layout>
                <c:manualLayout>
                  <c:x val="1.111111111111111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FD51-40AF-8FCE-587E0EB35F42}"/>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'[GrafyNove.xlsx]16'!$L$24:$L$27</c:f>
              <c:strCache>
                <c:ptCount val="4"/>
                <c:pt idx="0">
                  <c:v>Definitely not</c:v>
                </c:pt>
                <c:pt idx="1">
                  <c:v>Rather not</c:v>
                </c:pt>
                <c:pt idx="2">
                  <c:v>Rather yes</c:v>
                </c:pt>
                <c:pt idx="3">
                  <c:v>Definitely yes</c:v>
                </c:pt>
              </c:strCache>
            </c:strRef>
          </c:cat>
          <c:val>
            <c:numRef>
              <c:f>'[GrafyNove.xlsx]16'!$R$24:$R$27</c:f>
              <c:numCache>
                <c:formatCode>0%</c:formatCode>
                <c:ptCount val="4"/>
                <c:pt idx="0">
                  <c:v>0</c:v>
                </c:pt>
                <c:pt idx="1">
                  <c:v>6.369426751592357E-3</c:v>
                </c:pt>
                <c:pt idx="2">
                  <c:v>2.5477707006369428E-2</c:v>
                </c:pt>
                <c:pt idx="3">
                  <c:v>2.5477707006369428E-2</c:v>
                </c:pt>
              </c:numCache>
            </c:numRef>
          </c:val>
          <c:extLst>
            <c:ext xmlns:c16="http://schemas.microsoft.com/office/drawing/2014/chart" uri="{C3380CC4-5D6E-409C-BE32-E72D297353CC}">
              <c16:uniqueId val="{00000008-FD51-40AF-8FCE-587E0EB35F42}"/>
            </c:ext>
          </c:extLst>
        </c:ser>
        <c:dLbls>
          <c:showLegendKey val="0"/>
          <c:showVal val="0"/>
          <c:showCatName val="0"/>
          <c:showSerName val="0"/>
          <c:showPercent val="0"/>
          <c:showBubbleSize val="0"/>
        </c:dLbls>
        <c:gapWidth val="150"/>
        <c:overlap val="100"/>
        <c:axId val="411272848"/>
        <c:axId val="411261200"/>
      </c:barChart>
      <c:catAx>
        <c:axId val="411272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61200"/>
        <c:crosses val="autoZero"/>
        <c:auto val="1"/>
        <c:lblAlgn val="ctr"/>
        <c:lblOffset val="100"/>
        <c:noMultiLvlLbl val="0"/>
      </c:catAx>
      <c:valAx>
        <c:axId val="4112612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72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'[GrafyNove.xlsx]18'!$B$14</c:f>
              <c:strCache>
                <c:ptCount val="1"/>
                <c:pt idx="0">
                  <c:v>less than 20 </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4451-41A4-9D64-CAA1E7BE1184}"/>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'[GrafyNove.xlsx]18'!$A$15:$A$18</c:f>
              <c:strCache>
                <c:ptCount val="4"/>
                <c:pt idx="0">
                  <c:v>Definitely not</c:v>
                </c:pt>
                <c:pt idx="1">
                  <c:v>Rather not</c:v>
                </c:pt>
                <c:pt idx="2">
                  <c:v>Rather yes</c:v>
                </c:pt>
                <c:pt idx="3">
                  <c:v>Definitely yes</c:v>
                </c:pt>
              </c:strCache>
            </c:strRef>
          </c:cat>
          <c:val>
            <c:numRef>
              <c:f>'[GrafyNove.xlsx]18'!$B$15:$B$18</c:f>
              <c:numCache>
                <c:formatCode>0%</c:formatCode>
                <c:ptCount val="4"/>
                <c:pt idx="0">
                  <c:v>0</c:v>
                </c:pt>
                <c:pt idx="1">
                  <c:v>6.369426751592357E-3</c:v>
                </c:pt>
                <c:pt idx="2">
                  <c:v>6.369426751592357E-3</c:v>
                </c:pt>
                <c:pt idx="3">
                  <c:v>6.369426751592357E-3</c:v>
                </c:pt>
              </c:numCache>
            </c:numRef>
          </c:val>
          <c:extLst>
            <c:ext xmlns:c16="http://schemas.microsoft.com/office/drawing/2014/chart" uri="{C3380CC4-5D6E-409C-BE32-E72D297353CC}">
              <c16:uniqueId val="{00000001-4451-41A4-9D64-CAA1E7BE1184}"/>
            </c:ext>
          </c:extLst>
        </c:ser>
        <c:ser>
          <c:idx val="1"/>
          <c:order val="1"/>
          <c:tx>
            <c:strRef>
              <c:f>'[GrafyNove.xlsx]18'!$C$14</c:f>
              <c:strCache>
                <c:ptCount val="1"/>
                <c:pt idx="0">
                  <c:v>21-30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'[GrafyNove.xlsx]18'!$A$15:$A$18</c:f>
              <c:strCache>
                <c:ptCount val="4"/>
                <c:pt idx="0">
                  <c:v>Definitely not</c:v>
                </c:pt>
                <c:pt idx="1">
                  <c:v>Rather not</c:v>
                </c:pt>
                <c:pt idx="2">
                  <c:v>Rather yes</c:v>
                </c:pt>
                <c:pt idx="3">
                  <c:v>Definitely yes</c:v>
                </c:pt>
              </c:strCache>
            </c:strRef>
          </c:cat>
          <c:val>
            <c:numRef>
              <c:f>'[GrafyNove.xlsx]18'!$C$15:$C$18</c:f>
              <c:numCache>
                <c:formatCode>0%</c:formatCode>
                <c:ptCount val="4"/>
                <c:pt idx="0">
                  <c:v>6.369426751592357E-3</c:v>
                </c:pt>
                <c:pt idx="1">
                  <c:v>6.3694267515923567E-2</c:v>
                </c:pt>
                <c:pt idx="2">
                  <c:v>0.21019108280254778</c:v>
                </c:pt>
                <c:pt idx="3">
                  <c:v>0.22929936305732485</c:v>
                </c:pt>
              </c:numCache>
            </c:numRef>
          </c:val>
          <c:extLst>
            <c:ext xmlns:c16="http://schemas.microsoft.com/office/drawing/2014/chart" uri="{C3380CC4-5D6E-409C-BE32-E72D297353CC}">
              <c16:uniqueId val="{00000002-4451-41A4-9D64-CAA1E7BE1184}"/>
            </c:ext>
          </c:extLst>
        </c:ser>
        <c:ser>
          <c:idx val="2"/>
          <c:order val="2"/>
          <c:tx>
            <c:strRef>
              <c:f>'[GrafyNove.xlsx]18'!$D$14</c:f>
              <c:strCache>
                <c:ptCount val="1"/>
                <c:pt idx="0">
                  <c:v>31-40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4451-41A4-9D64-CAA1E7BE1184}"/>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'[GrafyNove.xlsx]18'!$A$15:$A$18</c:f>
              <c:strCache>
                <c:ptCount val="4"/>
                <c:pt idx="0">
                  <c:v>Definitely not</c:v>
                </c:pt>
                <c:pt idx="1">
                  <c:v>Rather not</c:v>
                </c:pt>
                <c:pt idx="2">
                  <c:v>Rather yes</c:v>
                </c:pt>
                <c:pt idx="3">
                  <c:v>Definitely yes</c:v>
                </c:pt>
              </c:strCache>
            </c:strRef>
          </c:cat>
          <c:val>
            <c:numRef>
              <c:f>'[GrafyNove.xlsx]18'!$D$15:$D$18</c:f>
              <c:numCache>
                <c:formatCode>0%</c:formatCode>
                <c:ptCount val="4"/>
                <c:pt idx="0">
                  <c:v>0</c:v>
                </c:pt>
                <c:pt idx="1">
                  <c:v>1.9108280254777069E-2</c:v>
                </c:pt>
                <c:pt idx="2">
                  <c:v>0.10191082802547771</c:v>
                </c:pt>
                <c:pt idx="3">
                  <c:v>0.12738853503184713</c:v>
                </c:pt>
              </c:numCache>
            </c:numRef>
          </c:val>
          <c:extLst>
            <c:ext xmlns:c16="http://schemas.microsoft.com/office/drawing/2014/chart" uri="{C3380CC4-5D6E-409C-BE32-E72D297353CC}">
              <c16:uniqueId val="{00000004-4451-41A4-9D64-CAA1E7BE1184}"/>
            </c:ext>
          </c:extLst>
        </c:ser>
        <c:ser>
          <c:idx val="3"/>
          <c:order val="3"/>
          <c:tx>
            <c:strRef>
              <c:f>'[GrafyNove.xlsx]18'!$E$14</c:f>
              <c:strCache>
                <c:ptCount val="1"/>
                <c:pt idx="0">
                  <c:v>41-50</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5-4451-41A4-9D64-CAA1E7BE1184}"/>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'[GrafyNove.xlsx]18'!$A$15:$A$18</c:f>
              <c:strCache>
                <c:ptCount val="4"/>
                <c:pt idx="0">
                  <c:v>Definitely not</c:v>
                </c:pt>
                <c:pt idx="1">
                  <c:v>Rather not</c:v>
                </c:pt>
                <c:pt idx="2">
                  <c:v>Rather yes</c:v>
                </c:pt>
                <c:pt idx="3">
                  <c:v>Definitely yes</c:v>
                </c:pt>
              </c:strCache>
            </c:strRef>
          </c:cat>
          <c:val>
            <c:numRef>
              <c:f>'[GrafyNove.xlsx]18'!$E$15:$E$18</c:f>
              <c:numCache>
                <c:formatCode>0%</c:formatCode>
                <c:ptCount val="4"/>
                <c:pt idx="0">
                  <c:v>0</c:v>
                </c:pt>
                <c:pt idx="1">
                  <c:v>1.2738853503184714E-2</c:v>
                </c:pt>
                <c:pt idx="2">
                  <c:v>4.4585987261146494E-2</c:v>
                </c:pt>
                <c:pt idx="3">
                  <c:v>6.3694267515923567E-2</c:v>
                </c:pt>
              </c:numCache>
            </c:numRef>
          </c:val>
          <c:extLst>
            <c:ext xmlns:c16="http://schemas.microsoft.com/office/drawing/2014/chart" uri="{C3380CC4-5D6E-409C-BE32-E72D297353CC}">
              <c16:uniqueId val="{00000006-4451-41A4-9D64-CAA1E7BE1184}"/>
            </c:ext>
          </c:extLst>
        </c:ser>
        <c:ser>
          <c:idx val="4"/>
          <c:order val="4"/>
          <c:tx>
            <c:strRef>
              <c:f>'[GrafyNove.xlsx]18'!$F$14</c:f>
              <c:strCache>
                <c:ptCount val="1"/>
                <c:pt idx="0">
                  <c:v>51-61</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4451-41A4-9D64-CAA1E7BE1184}"/>
                </c:ext>
              </c:extLst>
            </c:dLbl>
            <c:dLbl>
              <c:idx val="1"/>
              <c:delete val="1"/>
              <c:extLst>
                <c:ext xmlns:c15="http://schemas.microsoft.com/office/drawing/2012/chart" uri="{CE6537A1-D6FC-4f65-9D91-7224C49458BB}"/>
                <c:ext xmlns:c16="http://schemas.microsoft.com/office/drawing/2014/chart" uri="{C3380CC4-5D6E-409C-BE32-E72D297353CC}">
                  <c16:uniqueId val="{00000008-4451-41A4-9D64-CAA1E7BE1184}"/>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'[GrafyNove.xlsx]18'!$A$15:$A$18</c:f>
              <c:strCache>
                <c:ptCount val="4"/>
                <c:pt idx="0">
                  <c:v>Definitely not</c:v>
                </c:pt>
                <c:pt idx="1">
                  <c:v>Rather not</c:v>
                </c:pt>
                <c:pt idx="2">
                  <c:v>Rather yes</c:v>
                </c:pt>
                <c:pt idx="3">
                  <c:v>Definitely yes</c:v>
                </c:pt>
              </c:strCache>
            </c:strRef>
          </c:cat>
          <c:val>
            <c:numRef>
              <c:f>'[GrafyNove.xlsx]18'!$F$15:$F$18</c:f>
              <c:numCache>
                <c:formatCode>0%</c:formatCode>
                <c:ptCount val="4"/>
                <c:pt idx="0">
                  <c:v>0</c:v>
                </c:pt>
                <c:pt idx="1">
                  <c:v>0</c:v>
                </c:pt>
                <c:pt idx="2">
                  <c:v>1.2738853503184714E-2</c:v>
                </c:pt>
                <c:pt idx="3">
                  <c:v>3.1847133757961783E-2</c:v>
                </c:pt>
              </c:numCache>
            </c:numRef>
          </c:val>
          <c:extLst>
            <c:ext xmlns:c16="http://schemas.microsoft.com/office/drawing/2014/chart" uri="{C3380CC4-5D6E-409C-BE32-E72D297353CC}">
              <c16:uniqueId val="{00000009-4451-41A4-9D64-CAA1E7BE1184}"/>
            </c:ext>
          </c:extLst>
        </c:ser>
        <c:ser>
          <c:idx val="5"/>
          <c:order val="5"/>
          <c:tx>
            <c:strRef>
              <c:f>'[GrafyNove.xlsx]18'!$G$14</c:f>
              <c:strCache>
                <c:ptCount val="1"/>
                <c:pt idx="0">
                  <c:v>more than 60</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A-4451-41A4-9D64-CAA1E7BE1184}"/>
                </c:ext>
              </c:extLst>
            </c:dLbl>
            <c:dLbl>
              <c:idx val="1"/>
              <c:delete val="1"/>
              <c:extLst>
                <c:ext xmlns:c15="http://schemas.microsoft.com/office/drawing/2012/chart" uri="{CE6537A1-D6FC-4f65-9D91-7224C49458BB}"/>
                <c:ext xmlns:c16="http://schemas.microsoft.com/office/drawing/2014/chart" uri="{C3380CC4-5D6E-409C-BE32-E72D297353CC}">
                  <c16:uniqueId val="{0000000B-4451-41A4-9D64-CAA1E7BE1184}"/>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'[GrafyNove.xlsx]18'!$A$15:$A$18</c:f>
              <c:strCache>
                <c:ptCount val="4"/>
                <c:pt idx="0">
                  <c:v>Definitely not</c:v>
                </c:pt>
                <c:pt idx="1">
                  <c:v>Rather not</c:v>
                </c:pt>
                <c:pt idx="2">
                  <c:v>Rather yes</c:v>
                </c:pt>
                <c:pt idx="3">
                  <c:v>Definitely yes</c:v>
                </c:pt>
              </c:strCache>
            </c:strRef>
          </c:cat>
          <c:val>
            <c:numRef>
              <c:f>'[GrafyNove.xlsx]18'!$G$15:$G$18</c:f>
              <c:numCache>
                <c:formatCode>0%</c:formatCode>
                <c:ptCount val="4"/>
                <c:pt idx="0">
                  <c:v>0</c:v>
                </c:pt>
                <c:pt idx="1">
                  <c:v>0</c:v>
                </c:pt>
                <c:pt idx="2">
                  <c:v>3.1847133757961783E-2</c:v>
                </c:pt>
                <c:pt idx="3">
                  <c:v>2.5477707006369428E-2</c:v>
                </c:pt>
              </c:numCache>
            </c:numRef>
          </c:val>
          <c:extLst>
            <c:ext xmlns:c16="http://schemas.microsoft.com/office/drawing/2014/chart" uri="{C3380CC4-5D6E-409C-BE32-E72D297353CC}">
              <c16:uniqueId val="{0000000C-4451-41A4-9D64-CAA1E7BE1184}"/>
            </c:ext>
          </c:extLst>
        </c:ser>
        <c:dLbls>
          <c:showLegendKey val="0"/>
          <c:showVal val="0"/>
          <c:showCatName val="0"/>
          <c:showSerName val="0"/>
          <c:showPercent val="0"/>
          <c:showBubbleSize val="0"/>
        </c:dLbls>
        <c:gapWidth val="150"/>
        <c:overlap val="100"/>
        <c:axId val="1725120256"/>
        <c:axId val="1725130656"/>
      </c:barChart>
      <c:catAx>
        <c:axId val="17251202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725130656"/>
        <c:crosses val="autoZero"/>
        <c:auto val="1"/>
        <c:lblAlgn val="ctr"/>
        <c:lblOffset val="100"/>
        <c:noMultiLvlLbl val="0"/>
      </c:catAx>
      <c:valAx>
        <c:axId val="172513065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72512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'10'!$F$3</c:f>
              <c:strCache>
                <c:ptCount val="1"/>
                <c:pt idx="0">
                  <c:v>None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'10'!$G$3</c:f>
              <c:numCache>
                <c:formatCode>0%</c:formatCode>
                <c:ptCount val="1"/>
                <c:pt idx="0">
                  <c:v>0.10828025477707007</c:v>
                </c:pt>
              </c:numCache>
            </c:numRef>
          </c:val>
          <c:extLst>
            <c:ext xmlns:c16="http://schemas.microsoft.com/office/drawing/2014/chart" uri="{C3380CC4-5D6E-409C-BE32-E72D297353CC}">
              <c16:uniqueId val="{00000000-383E-46B1-BEEE-6D803C9D7210}"/>
            </c:ext>
          </c:extLst>
        </c:ser>
        <c:ser>
          <c:idx val="1"/>
          <c:order val="1"/>
          <c:tx>
            <c:strRef>
              <c:f>'10'!$F$4</c:f>
              <c:strCache>
                <c:ptCount val="1"/>
                <c:pt idx="0">
                  <c:v>One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'10'!$G$4</c:f>
              <c:numCache>
                <c:formatCode>0%</c:formatCode>
                <c:ptCount val="1"/>
                <c:pt idx="0">
                  <c:v>0.26751592356687898</c:v>
                </c:pt>
              </c:numCache>
            </c:numRef>
          </c:val>
          <c:extLst>
            <c:ext xmlns:c16="http://schemas.microsoft.com/office/drawing/2014/chart" uri="{C3380CC4-5D6E-409C-BE32-E72D297353CC}">
              <c16:uniqueId val="{00000001-383E-46B1-BEEE-6D803C9D7210}"/>
            </c:ext>
          </c:extLst>
        </c:ser>
        <c:ser>
          <c:idx val="2"/>
          <c:order val="2"/>
          <c:tx>
            <c:strRef>
              <c:f>'10'!$F$5</c:f>
              <c:strCache>
                <c:ptCount val="1"/>
                <c:pt idx="0">
                  <c:v>Two</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'10'!$G$5</c:f>
              <c:numCache>
                <c:formatCode>0%</c:formatCode>
                <c:ptCount val="1"/>
                <c:pt idx="0">
                  <c:v>0.34394904458598724</c:v>
                </c:pt>
              </c:numCache>
            </c:numRef>
          </c:val>
          <c:extLst>
            <c:ext xmlns:c16="http://schemas.microsoft.com/office/drawing/2014/chart" uri="{C3380CC4-5D6E-409C-BE32-E72D297353CC}">
              <c16:uniqueId val="{00000002-383E-46B1-BEEE-6D803C9D7210}"/>
            </c:ext>
          </c:extLst>
        </c:ser>
        <c:ser>
          <c:idx val="3"/>
          <c:order val="3"/>
          <c:tx>
            <c:strRef>
              <c:f>'10'!$F$6</c:f>
              <c:strCache>
                <c:ptCount val="1"/>
                <c:pt idx="0">
                  <c:v>Three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'10'!$G$6</c:f>
              <c:numCache>
                <c:formatCode>0%</c:formatCode>
                <c:ptCount val="1"/>
                <c:pt idx="0">
                  <c:v>0.17834394904458598</c:v>
                </c:pt>
              </c:numCache>
            </c:numRef>
          </c:val>
          <c:extLst>
            <c:ext xmlns:c16="http://schemas.microsoft.com/office/drawing/2014/chart" uri="{C3380CC4-5D6E-409C-BE32-E72D297353CC}">
              <c16:uniqueId val="{00000003-383E-46B1-BEEE-6D803C9D7210}"/>
            </c:ext>
          </c:extLst>
        </c:ser>
        <c:ser>
          <c:idx val="4"/>
          <c:order val="4"/>
          <c:tx>
            <c:strRef>
              <c:f>'10'!$F$7</c:f>
              <c:strCache>
                <c:ptCount val="1"/>
                <c:pt idx="0">
                  <c:v>Four</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'10'!$G$7</c:f>
              <c:numCache>
                <c:formatCode>0%</c:formatCode>
                <c:ptCount val="1"/>
                <c:pt idx="0">
                  <c:v>6.3694267515923567E-2</c:v>
                </c:pt>
              </c:numCache>
            </c:numRef>
          </c:val>
          <c:extLst>
            <c:ext xmlns:c16="http://schemas.microsoft.com/office/drawing/2014/chart" uri="{C3380CC4-5D6E-409C-BE32-E72D297353CC}">
              <c16:uniqueId val="{00000004-383E-46B1-BEEE-6D803C9D7210}"/>
            </c:ext>
          </c:extLst>
        </c:ser>
        <c:ser>
          <c:idx val="5"/>
          <c:order val="5"/>
          <c:tx>
            <c:strRef>
              <c:f>'10'!$F$8</c:f>
              <c:strCache>
                <c:ptCount val="1"/>
                <c:pt idx="0">
                  <c:v>Five</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'10'!$G$8</c:f>
              <c:numCache>
                <c:formatCode>0%</c:formatCode>
                <c:ptCount val="1"/>
                <c:pt idx="0">
                  <c:v>3.8216560509554139E-2</c:v>
                </c:pt>
              </c:numCache>
            </c:numRef>
          </c:val>
          <c:extLst>
            <c:ext xmlns:c16="http://schemas.microsoft.com/office/drawing/2014/chart" uri="{C3380CC4-5D6E-409C-BE32-E72D297353CC}">
              <c16:uniqueId val="{00000005-383E-46B1-BEEE-6D803C9D7210}"/>
            </c:ext>
          </c:extLst>
        </c:ser>
        <c:dLbls>
          <c:showLegendKey val="0"/>
          <c:showVal val="0"/>
          <c:showCatName val="0"/>
          <c:showSerName val="0"/>
          <c:showPercent val="0"/>
          <c:showBubbleSize val="0"/>
        </c:dLbls>
        <c:gapWidth val="150"/>
        <c:overlap val="100"/>
        <c:axId val="442466896"/>
        <c:axId val="442463152"/>
      </c:barChart>
      <c:catAx>
        <c:axId val="442466896"/>
        <c:scaling>
          <c:orientation val="minMax"/>
        </c:scaling>
        <c:delete val="1"/>
        <c:axPos val="l"/>
        <c:numFmt formatCode="General" sourceLinked="1"/>
        <c:majorTickMark val="none"/>
        <c:minorTickMark val="none"/>
        <c:tickLblPos val="nextTo"/>
        <c:crossAx val="442463152"/>
        <c:crosses val="autoZero"/>
        <c:auto val="1"/>
        <c:lblAlgn val="ctr"/>
        <c:lblOffset val="100"/>
        <c:noMultiLvlLbl val="0"/>
      </c:catAx>
      <c:valAx>
        <c:axId val="44246315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6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925071381819569"/>
          <c:y val="5.5555555555555552E-2"/>
          <c:w val="0.77436759056342885"/>
          <c:h val="0.65509203069361555"/>
        </c:manualLayout>
      </c:layout>
      <c:barChart>
        <c:barDir val="bar"/>
        <c:grouping val="stacked"/>
        <c:varyColors val="0"/>
        <c:ser>
          <c:idx val="0"/>
          <c:order val="0"/>
          <c:tx>
            <c:strRef>
              <c:f>'6'!$B$2</c:f>
              <c:strCache>
                <c:ptCount val="1"/>
                <c:pt idx="0">
                  <c:v>less than 20 </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0-D2CD-4043-966F-5B2E456F37CA}"/>
                </c:ext>
              </c:extLst>
            </c:dLbl>
            <c:dLbl>
              <c:idx val="5"/>
              <c:delete val="1"/>
              <c:extLst>
                <c:ext xmlns:c15="http://schemas.microsoft.com/office/drawing/2012/chart" uri="{CE6537A1-D6FC-4f65-9D91-7224C49458BB}"/>
                <c:ext xmlns:c16="http://schemas.microsoft.com/office/drawing/2014/chart" uri="{C3380CC4-5D6E-409C-BE32-E72D297353CC}">
                  <c16:uniqueId val="{00000001-D2CD-4043-966F-5B2E456F37CA}"/>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'6'!$A$3:$A$8</c:f>
              <c:strCache>
                <c:ptCount val="6"/>
                <c:pt idx="0">
                  <c:v>None</c:v>
                </c:pt>
                <c:pt idx="1">
                  <c:v>One</c:v>
                </c:pt>
                <c:pt idx="2">
                  <c:v>Two</c:v>
                </c:pt>
                <c:pt idx="3">
                  <c:v>Three</c:v>
                </c:pt>
                <c:pt idx="4">
                  <c:v>Four</c:v>
                </c:pt>
                <c:pt idx="5">
                  <c:v>Five</c:v>
                </c:pt>
              </c:strCache>
            </c:strRef>
          </c:cat>
          <c:val>
            <c:numRef>
              <c:f>'6'!$B$3:$B$8</c:f>
              <c:numCache>
                <c:formatCode>General</c:formatCode>
                <c:ptCount val="6"/>
                <c:pt idx="0">
                  <c:v>2</c:v>
                </c:pt>
                <c:pt idx="1">
                  <c:v>10</c:v>
                </c:pt>
                <c:pt idx="2">
                  <c:v>15</c:v>
                </c:pt>
                <c:pt idx="3">
                  <c:v>2</c:v>
                </c:pt>
                <c:pt idx="4">
                  <c:v>0</c:v>
                </c:pt>
                <c:pt idx="5">
                  <c:v>0</c:v>
                </c:pt>
              </c:numCache>
            </c:numRef>
          </c:val>
          <c:extLst>
            <c:ext xmlns:c16="http://schemas.microsoft.com/office/drawing/2014/chart" uri="{C3380CC4-5D6E-409C-BE32-E72D297353CC}">
              <c16:uniqueId val="{00000002-D2CD-4043-966F-5B2E456F37CA}"/>
            </c:ext>
          </c:extLst>
        </c:ser>
        <c:ser>
          <c:idx val="1"/>
          <c:order val="1"/>
          <c:tx>
            <c:strRef>
              <c:f>'6'!$C$2</c:f>
              <c:strCache>
                <c:ptCount val="1"/>
                <c:pt idx="0">
                  <c:v>21-30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'6'!$A$3:$A$8</c:f>
              <c:strCache>
                <c:ptCount val="6"/>
                <c:pt idx="0">
                  <c:v>None</c:v>
                </c:pt>
                <c:pt idx="1">
                  <c:v>One</c:v>
                </c:pt>
                <c:pt idx="2">
                  <c:v>Two</c:v>
                </c:pt>
                <c:pt idx="3">
                  <c:v>Three</c:v>
                </c:pt>
                <c:pt idx="4">
                  <c:v>Four</c:v>
                </c:pt>
                <c:pt idx="5">
                  <c:v>Five</c:v>
                </c:pt>
              </c:strCache>
            </c:strRef>
          </c:cat>
          <c:val>
            <c:numRef>
              <c:f>'6'!$C$3:$C$8</c:f>
              <c:numCache>
                <c:formatCode>General</c:formatCode>
                <c:ptCount val="6"/>
                <c:pt idx="0">
                  <c:v>1</c:v>
                </c:pt>
                <c:pt idx="1">
                  <c:v>23</c:v>
                </c:pt>
                <c:pt idx="2">
                  <c:v>21</c:v>
                </c:pt>
                <c:pt idx="3">
                  <c:v>10</c:v>
                </c:pt>
                <c:pt idx="4">
                  <c:v>3</c:v>
                </c:pt>
                <c:pt idx="5">
                  <c:v>1</c:v>
                </c:pt>
              </c:numCache>
            </c:numRef>
          </c:val>
          <c:extLst>
            <c:ext xmlns:c16="http://schemas.microsoft.com/office/drawing/2014/chart" uri="{C3380CC4-5D6E-409C-BE32-E72D297353CC}">
              <c16:uniqueId val="{00000003-D2CD-4043-966F-5B2E456F37CA}"/>
            </c:ext>
          </c:extLst>
        </c:ser>
        <c:ser>
          <c:idx val="2"/>
          <c:order val="2"/>
          <c:tx>
            <c:strRef>
              <c:f>'6'!$D$2</c:f>
              <c:strCache>
                <c:ptCount val="1"/>
                <c:pt idx="0">
                  <c:v>31-40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'6'!$A$3:$A$8</c:f>
              <c:strCache>
                <c:ptCount val="6"/>
                <c:pt idx="0">
                  <c:v>None</c:v>
                </c:pt>
                <c:pt idx="1">
                  <c:v>One</c:v>
                </c:pt>
                <c:pt idx="2">
                  <c:v>Two</c:v>
                </c:pt>
                <c:pt idx="3">
                  <c:v>Three</c:v>
                </c:pt>
                <c:pt idx="4">
                  <c:v>Four</c:v>
                </c:pt>
                <c:pt idx="5">
                  <c:v>Five</c:v>
                </c:pt>
              </c:strCache>
            </c:strRef>
          </c:cat>
          <c:val>
            <c:numRef>
              <c:f>'6'!$D$3:$D$8</c:f>
              <c:numCache>
                <c:formatCode>General</c:formatCode>
                <c:ptCount val="6"/>
                <c:pt idx="0">
                  <c:v>5</c:v>
                </c:pt>
                <c:pt idx="1">
                  <c:v>1</c:v>
                </c:pt>
                <c:pt idx="2">
                  <c:v>13</c:v>
                </c:pt>
                <c:pt idx="3">
                  <c:v>5</c:v>
                </c:pt>
                <c:pt idx="4">
                  <c:v>2</c:v>
                </c:pt>
                <c:pt idx="5">
                  <c:v>3</c:v>
                </c:pt>
              </c:numCache>
            </c:numRef>
          </c:val>
          <c:extLst>
            <c:ext xmlns:c16="http://schemas.microsoft.com/office/drawing/2014/chart" uri="{C3380CC4-5D6E-409C-BE32-E72D297353CC}">
              <c16:uniqueId val="{00000004-D2CD-4043-966F-5B2E456F37CA}"/>
            </c:ext>
          </c:extLst>
        </c:ser>
        <c:ser>
          <c:idx val="3"/>
          <c:order val="3"/>
          <c:tx>
            <c:strRef>
              <c:f>'6'!$E$2</c:f>
              <c:strCache>
                <c:ptCount val="1"/>
                <c:pt idx="0">
                  <c:v>41-50</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1"/>
              <c:layout>
                <c:manualLayout>
                  <c:x val="1.9444444444444344E-2"/>
                  <c:y val="0.1203703703703703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2CD-4043-966F-5B2E456F37CA}"/>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'6'!$A$3:$A$8</c:f>
              <c:strCache>
                <c:ptCount val="6"/>
                <c:pt idx="0">
                  <c:v>None</c:v>
                </c:pt>
                <c:pt idx="1">
                  <c:v>One</c:v>
                </c:pt>
                <c:pt idx="2">
                  <c:v>Two</c:v>
                </c:pt>
                <c:pt idx="3">
                  <c:v>Three</c:v>
                </c:pt>
                <c:pt idx="4">
                  <c:v>Four</c:v>
                </c:pt>
                <c:pt idx="5">
                  <c:v>Five</c:v>
                </c:pt>
              </c:strCache>
            </c:strRef>
          </c:cat>
          <c:val>
            <c:numRef>
              <c:f>'6'!$E$3:$E$8</c:f>
              <c:numCache>
                <c:formatCode>General</c:formatCode>
                <c:ptCount val="6"/>
                <c:pt idx="0">
                  <c:v>4</c:v>
                </c:pt>
                <c:pt idx="1">
                  <c:v>1</c:v>
                </c:pt>
                <c:pt idx="2">
                  <c:v>4</c:v>
                </c:pt>
                <c:pt idx="3">
                  <c:v>5</c:v>
                </c:pt>
                <c:pt idx="4">
                  <c:v>4</c:v>
                </c:pt>
                <c:pt idx="5">
                  <c:v>2</c:v>
                </c:pt>
              </c:numCache>
            </c:numRef>
          </c:val>
          <c:extLst>
            <c:ext xmlns:c16="http://schemas.microsoft.com/office/drawing/2014/chart" uri="{C3380CC4-5D6E-409C-BE32-E72D297353CC}">
              <c16:uniqueId val="{00000006-D2CD-4043-966F-5B2E456F37CA}"/>
            </c:ext>
          </c:extLst>
        </c:ser>
        <c:ser>
          <c:idx val="4"/>
          <c:order val="4"/>
          <c:tx>
            <c:strRef>
              <c:f>'6'!$F$2</c:f>
              <c:strCache>
                <c:ptCount val="1"/>
                <c:pt idx="0">
                  <c:v>51-61</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layout>
                <c:manualLayout>
                  <c:x val="1.9444444444444344E-2"/>
                  <c:y val="-8.3333333333333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2CD-4043-966F-5B2E456F37CA}"/>
                </c:ext>
              </c:extLst>
            </c:dLbl>
            <c:dLbl>
              <c:idx val="4"/>
              <c:layout>
                <c:manualLayout>
                  <c:x val="4.7222222222222221E-2"/>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2CD-4043-966F-5B2E456F37CA}"/>
                </c:ext>
              </c:extLst>
            </c:dLbl>
            <c:dLbl>
              <c:idx val="5"/>
              <c:delete val="1"/>
              <c:extLst>
                <c:ext xmlns:c15="http://schemas.microsoft.com/office/drawing/2012/chart" uri="{CE6537A1-D6FC-4f65-9D91-7224C49458BB}"/>
                <c:ext xmlns:c16="http://schemas.microsoft.com/office/drawing/2014/chart" uri="{C3380CC4-5D6E-409C-BE32-E72D297353CC}">
                  <c16:uniqueId val="{00000009-D2CD-4043-966F-5B2E456F37CA}"/>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'6'!$A$3:$A$8</c:f>
              <c:strCache>
                <c:ptCount val="6"/>
                <c:pt idx="0">
                  <c:v>None</c:v>
                </c:pt>
                <c:pt idx="1">
                  <c:v>One</c:v>
                </c:pt>
                <c:pt idx="2">
                  <c:v>Two</c:v>
                </c:pt>
                <c:pt idx="3">
                  <c:v>Three</c:v>
                </c:pt>
                <c:pt idx="4">
                  <c:v>Four</c:v>
                </c:pt>
                <c:pt idx="5">
                  <c:v>Five</c:v>
                </c:pt>
              </c:strCache>
            </c:strRef>
          </c:cat>
          <c:val>
            <c:numRef>
              <c:f>'6'!$F$3:$F$8</c:f>
              <c:numCache>
                <c:formatCode>General</c:formatCode>
                <c:ptCount val="6"/>
                <c:pt idx="0">
                  <c:v>1</c:v>
                </c:pt>
                <c:pt idx="1">
                  <c:v>2</c:v>
                </c:pt>
                <c:pt idx="2">
                  <c:v>1</c:v>
                </c:pt>
                <c:pt idx="3">
                  <c:v>4</c:v>
                </c:pt>
                <c:pt idx="4">
                  <c:v>1</c:v>
                </c:pt>
                <c:pt idx="5">
                  <c:v>0</c:v>
                </c:pt>
              </c:numCache>
            </c:numRef>
          </c:val>
          <c:extLst>
            <c:ext xmlns:c16="http://schemas.microsoft.com/office/drawing/2014/chart" uri="{C3380CC4-5D6E-409C-BE32-E72D297353CC}">
              <c16:uniqueId val="{0000000A-D2CD-4043-966F-5B2E456F37CA}"/>
            </c:ext>
          </c:extLst>
        </c:ser>
        <c:ser>
          <c:idx val="5"/>
          <c:order val="5"/>
          <c:tx>
            <c:strRef>
              <c:f>'6'!$G$2</c:f>
              <c:strCache>
                <c:ptCount val="1"/>
                <c:pt idx="0">
                  <c:v>more than 60</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B-D2CD-4043-966F-5B2E456F37CA}"/>
                </c:ext>
              </c:extLst>
            </c:dLbl>
            <c:dLbl>
              <c:idx val="4"/>
              <c:delete val="1"/>
              <c:extLst>
                <c:ext xmlns:c15="http://schemas.microsoft.com/office/drawing/2012/chart" uri="{CE6537A1-D6FC-4f65-9D91-7224C49458BB}"/>
                <c:ext xmlns:c16="http://schemas.microsoft.com/office/drawing/2014/chart" uri="{C3380CC4-5D6E-409C-BE32-E72D297353CC}">
                  <c16:uniqueId val="{0000000C-D2CD-4043-966F-5B2E456F37CA}"/>
                </c:ext>
              </c:extLst>
            </c:dLbl>
            <c:dLbl>
              <c:idx val="5"/>
              <c:delete val="1"/>
              <c:extLst>
                <c:ext xmlns:c15="http://schemas.microsoft.com/office/drawing/2012/chart" uri="{CE6537A1-D6FC-4f65-9D91-7224C49458BB}"/>
                <c:ext xmlns:c16="http://schemas.microsoft.com/office/drawing/2014/chart" uri="{C3380CC4-5D6E-409C-BE32-E72D297353CC}">
                  <c16:uniqueId val="{0000000D-D2CD-4043-966F-5B2E456F37CA}"/>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'6'!$A$3:$A$8</c:f>
              <c:strCache>
                <c:ptCount val="6"/>
                <c:pt idx="0">
                  <c:v>None</c:v>
                </c:pt>
                <c:pt idx="1">
                  <c:v>One</c:v>
                </c:pt>
                <c:pt idx="2">
                  <c:v>Two</c:v>
                </c:pt>
                <c:pt idx="3">
                  <c:v>Three</c:v>
                </c:pt>
                <c:pt idx="4">
                  <c:v>Four</c:v>
                </c:pt>
                <c:pt idx="5">
                  <c:v>Five</c:v>
                </c:pt>
              </c:strCache>
            </c:strRef>
          </c:cat>
          <c:val>
            <c:numRef>
              <c:f>'6'!$G$3:$G$8</c:f>
              <c:numCache>
                <c:formatCode>General</c:formatCode>
                <c:ptCount val="6"/>
                <c:pt idx="0">
                  <c:v>4</c:v>
                </c:pt>
                <c:pt idx="1">
                  <c:v>5</c:v>
                </c:pt>
                <c:pt idx="2">
                  <c:v>0</c:v>
                </c:pt>
                <c:pt idx="3">
                  <c:v>2</c:v>
                </c:pt>
                <c:pt idx="4">
                  <c:v>0</c:v>
                </c:pt>
                <c:pt idx="5">
                  <c:v>0</c:v>
                </c:pt>
              </c:numCache>
            </c:numRef>
          </c:val>
          <c:extLst>
            <c:ext xmlns:c16="http://schemas.microsoft.com/office/drawing/2014/chart" uri="{C3380CC4-5D6E-409C-BE32-E72D297353CC}">
              <c16:uniqueId val="{0000000E-D2CD-4043-966F-5B2E456F37CA}"/>
            </c:ext>
          </c:extLst>
        </c:ser>
        <c:dLbls>
          <c:showLegendKey val="0"/>
          <c:showVal val="0"/>
          <c:showCatName val="0"/>
          <c:showSerName val="0"/>
          <c:showPercent val="0"/>
          <c:showBubbleSize val="0"/>
        </c:dLbls>
        <c:gapWidth val="150"/>
        <c:overlap val="100"/>
        <c:axId val="411268688"/>
        <c:axId val="411257872"/>
      </c:barChart>
      <c:catAx>
        <c:axId val="411268688"/>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Number of languages </a:t>
                </a:r>
              </a:p>
            </c:rich>
          </c:tx>
          <c:layout>
            <c:manualLayout>
              <c:xMode val="edge"/>
              <c:yMode val="edge"/>
              <c:x val="4.816593955938446E-2"/>
              <c:y val="0.2212009963722687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57872"/>
        <c:crosses val="autoZero"/>
        <c:auto val="1"/>
        <c:lblAlgn val="ctr"/>
        <c:lblOffset val="100"/>
        <c:noMultiLvlLbl val="0"/>
      </c:catAx>
      <c:valAx>
        <c:axId val="411257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age of respondent</a:t>
                </a:r>
              </a:p>
            </c:rich>
          </c:tx>
          <c:layout>
            <c:manualLayout>
              <c:xMode val="edge"/>
              <c:yMode val="edge"/>
              <c:x val="0.45600560028623027"/>
              <c:y val="0.9110647474798134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68688"/>
        <c:crosses val="autoZero"/>
        <c:crossBetween val="between"/>
      </c:valAx>
      <c:spPr>
        <a:noFill/>
        <a:ln>
          <a:noFill/>
        </a:ln>
        <a:effectLst/>
      </c:spPr>
    </c:plotArea>
    <c:legend>
      <c:legendPos val="b"/>
      <c:layout>
        <c:manualLayout>
          <c:xMode val="edge"/>
          <c:yMode val="edge"/>
          <c:x val="0.21088448336656529"/>
          <c:y val="0.81794005048731955"/>
          <c:w val="0.67221046657088657"/>
          <c:h val="7.1656552485079503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'1'!$G$2</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'1'!$F$3:$F$7</c:f>
              <c:strCache>
                <c:ptCount val="5"/>
                <c:pt idx="0">
                  <c:v>2018</c:v>
                </c:pt>
                <c:pt idx="1">
                  <c:v>2017</c:v>
                </c:pt>
                <c:pt idx="2">
                  <c:v>2016</c:v>
                </c:pt>
                <c:pt idx="3">
                  <c:v>2015</c:v>
                </c:pt>
                <c:pt idx="4">
                  <c:v>earlier than 2015</c:v>
                </c:pt>
              </c:strCache>
            </c:strRef>
          </c:cat>
          <c:val>
            <c:numRef>
              <c:f>'1'!$G$3:$G$7</c:f>
              <c:numCache>
                <c:formatCode>0%</c:formatCode>
                <c:ptCount val="5"/>
                <c:pt idx="0">
                  <c:v>3.3333333333333333E-2</c:v>
                </c:pt>
                <c:pt idx="1">
                  <c:v>0.2</c:v>
                </c:pt>
                <c:pt idx="2">
                  <c:v>0.1</c:v>
                </c:pt>
                <c:pt idx="3">
                  <c:v>6.6666666666666666E-2</c:v>
                </c:pt>
                <c:pt idx="4">
                  <c:v>6.6666666666666666E-2</c:v>
                </c:pt>
              </c:numCache>
            </c:numRef>
          </c:val>
          <c:extLst>
            <c:ext xmlns:c16="http://schemas.microsoft.com/office/drawing/2014/chart" uri="{C3380CC4-5D6E-409C-BE32-E72D297353CC}">
              <c16:uniqueId val="{00000000-7B97-4A9D-9874-8E022EA6F3E3}"/>
            </c:ext>
          </c:extLst>
        </c:ser>
        <c:ser>
          <c:idx val="1"/>
          <c:order val="1"/>
          <c:tx>
            <c:strRef>
              <c:f>'1'!$H$2</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BC2D-471F-8CEB-5F6412264A17}"/>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'1'!$F$3:$F$7</c:f>
              <c:strCache>
                <c:ptCount val="5"/>
                <c:pt idx="0">
                  <c:v>2018</c:v>
                </c:pt>
                <c:pt idx="1">
                  <c:v>2017</c:v>
                </c:pt>
                <c:pt idx="2">
                  <c:v>2016</c:v>
                </c:pt>
                <c:pt idx="3">
                  <c:v>2015</c:v>
                </c:pt>
                <c:pt idx="4">
                  <c:v>earlier than 2015</c:v>
                </c:pt>
              </c:strCache>
            </c:strRef>
          </c:cat>
          <c:val>
            <c:numRef>
              <c:f>'1'!$H$3:$H$7</c:f>
              <c:numCache>
                <c:formatCode>0%</c:formatCode>
                <c:ptCount val="5"/>
                <c:pt idx="0">
                  <c:v>0</c:v>
                </c:pt>
                <c:pt idx="1">
                  <c:v>0.13333333333333333</c:v>
                </c:pt>
                <c:pt idx="2">
                  <c:v>0.16666666666666666</c:v>
                </c:pt>
                <c:pt idx="3">
                  <c:v>0.13333333333333333</c:v>
                </c:pt>
                <c:pt idx="4">
                  <c:v>0.1</c:v>
                </c:pt>
              </c:numCache>
            </c:numRef>
          </c:val>
          <c:extLst>
            <c:ext xmlns:c16="http://schemas.microsoft.com/office/drawing/2014/chart" uri="{C3380CC4-5D6E-409C-BE32-E72D297353CC}">
              <c16:uniqueId val="{00000001-7B97-4A9D-9874-8E022EA6F3E3}"/>
            </c:ext>
          </c:extLst>
        </c:ser>
        <c:dLbls>
          <c:showLegendKey val="0"/>
          <c:showVal val="0"/>
          <c:showCatName val="0"/>
          <c:showSerName val="0"/>
          <c:showPercent val="0"/>
          <c:showBubbleSize val="0"/>
        </c:dLbls>
        <c:gapWidth val="150"/>
        <c:overlap val="100"/>
        <c:axId val="560515776"/>
        <c:axId val="560516192"/>
      </c:barChart>
      <c:catAx>
        <c:axId val="5605157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560516192"/>
        <c:crosses val="autoZero"/>
        <c:auto val="1"/>
        <c:lblAlgn val="ctr"/>
        <c:lblOffset val="100"/>
        <c:noMultiLvlLbl val="0"/>
      </c:catAx>
      <c:valAx>
        <c:axId val="5605161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5605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'[grafy-rentals.xlsx]2'!$A$13</c:f>
              <c:strCache>
                <c:ptCount val="1"/>
                <c:pt idx="0">
                  <c:v>Income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'[grafy-rentals.xlsx]2'!$B$13</c:f>
              <c:numCache>
                <c:formatCode>General</c:formatCode>
                <c:ptCount val="1"/>
                <c:pt idx="0">
                  <c:v>24</c:v>
                </c:pt>
              </c:numCache>
            </c:numRef>
          </c:val>
          <c:extLst>
            <c:ext xmlns:c16="http://schemas.microsoft.com/office/drawing/2014/chart" uri="{C3380CC4-5D6E-409C-BE32-E72D297353CC}">
              <c16:uniqueId val="{00000000-B738-44E5-8345-61C9B90AB9FC}"/>
            </c:ext>
          </c:extLst>
        </c:ser>
        <c:ser>
          <c:idx val="1"/>
          <c:order val="1"/>
          <c:tx>
            <c:strRef>
              <c:f>'[grafy-rentals.xlsx]2'!$A$14</c:f>
              <c:strCache>
                <c:ptCount val="1"/>
                <c:pt idx="0">
                  <c:v>Meeting new people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'[grafy-rentals.xlsx]2'!$B$14</c:f>
              <c:numCache>
                <c:formatCode>General</c:formatCode>
                <c:ptCount val="1"/>
                <c:pt idx="0">
                  <c:v>6</c:v>
                </c:pt>
              </c:numCache>
            </c:numRef>
          </c:val>
          <c:extLst>
            <c:ext xmlns:c16="http://schemas.microsoft.com/office/drawing/2014/chart" uri="{C3380CC4-5D6E-409C-BE32-E72D297353CC}">
              <c16:uniqueId val="{00000001-B738-44E5-8345-61C9B90AB9FC}"/>
            </c:ext>
          </c:extLst>
        </c:ser>
        <c:dLbls>
          <c:showLegendKey val="0"/>
          <c:showVal val="0"/>
          <c:showCatName val="0"/>
          <c:showSerName val="0"/>
          <c:showPercent val="0"/>
          <c:showBubbleSize val="0"/>
        </c:dLbls>
        <c:gapWidth val="150"/>
        <c:overlap val="100"/>
        <c:axId val="1819738032"/>
        <c:axId val="1819739696"/>
      </c:barChart>
      <c:catAx>
        <c:axId val="1819738032"/>
        <c:scaling>
          <c:orientation val="minMax"/>
        </c:scaling>
        <c:delete val="1"/>
        <c:axPos val="l"/>
        <c:numFmt formatCode="General" sourceLinked="1"/>
        <c:majorTickMark val="none"/>
        <c:minorTickMark val="none"/>
        <c:tickLblPos val="nextTo"/>
        <c:crossAx val="1819739696"/>
        <c:crosses val="autoZero"/>
        <c:auto val="1"/>
        <c:lblAlgn val="ctr"/>
        <c:lblOffset val="100"/>
        <c:noMultiLvlLbl val="0"/>
      </c:catAx>
      <c:valAx>
        <c:axId val="18197396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9738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159617129643182"/>
          <c:y val="5.0925925925925923E-2"/>
          <c:w val="0.82991072212627692"/>
          <c:h val="0.68057761200902522"/>
        </c:manualLayout>
      </c:layout>
      <c:barChart>
        <c:barDir val="bar"/>
        <c:grouping val="percentStacked"/>
        <c:varyColors val="0"/>
        <c:ser>
          <c:idx val="0"/>
          <c:order val="0"/>
          <c:tx>
            <c:strRef>
              <c:f>'[GrafyNove.xlsx]2'!$O$3</c:f>
              <c:strCache>
                <c:ptCount val="1"/>
                <c:pt idx="0">
                  <c:v>2019</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'[GrafyNove.xlsx]2'!$P$3:$Q$3</c:f>
              <c:numCache>
                <c:formatCode>0%</c:formatCode>
                <c:ptCount val="2"/>
                <c:pt idx="0">
                  <c:v>9.1743119266055051E-3</c:v>
                </c:pt>
                <c:pt idx="1">
                  <c:v>4.1666666666666664E-2</c:v>
                </c:pt>
              </c:numCache>
            </c:numRef>
          </c:val>
          <c:extLst>
            <c:ext xmlns:c16="http://schemas.microsoft.com/office/drawing/2014/chart" uri="{C3380CC4-5D6E-409C-BE32-E72D297353CC}">
              <c16:uniqueId val="{00000000-FCB8-4F27-8040-949F9EB8B691}"/>
            </c:ext>
          </c:extLst>
        </c:ser>
        <c:ser>
          <c:idx val="1"/>
          <c:order val="1"/>
          <c:tx>
            <c:strRef>
              <c:f>'[GrafyNove.xlsx]2'!$O$4</c:f>
              <c:strCache>
                <c:ptCount val="1"/>
                <c:pt idx="0">
                  <c:v>2018</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'[GrafyNove.xlsx]2'!$P$4:$Q$4</c:f>
              <c:numCache>
                <c:formatCode>0%</c:formatCode>
                <c:ptCount val="2"/>
                <c:pt idx="0">
                  <c:v>0.23853211009174313</c:v>
                </c:pt>
                <c:pt idx="1">
                  <c:v>0.10416666666666667</c:v>
                </c:pt>
              </c:numCache>
            </c:numRef>
          </c:val>
          <c:extLst>
            <c:ext xmlns:c16="http://schemas.microsoft.com/office/drawing/2014/chart" uri="{C3380CC4-5D6E-409C-BE32-E72D297353CC}">
              <c16:uniqueId val="{00000001-FCB8-4F27-8040-949F9EB8B691}"/>
            </c:ext>
          </c:extLst>
        </c:ser>
        <c:ser>
          <c:idx val="2"/>
          <c:order val="2"/>
          <c:tx>
            <c:strRef>
              <c:f>'[GrafyNove.xlsx]2'!$O$5</c:f>
              <c:strCache>
                <c:ptCount val="1"/>
                <c:pt idx="0">
                  <c:v>2017</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'[GrafyNove.xlsx]2'!$P$5:$Q$5</c:f>
              <c:numCache>
                <c:formatCode>0%</c:formatCode>
                <c:ptCount val="2"/>
                <c:pt idx="0">
                  <c:v>0.15596330275229359</c:v>
                </c:pt>
                <c:pt idx="1">
                  <c:v>0.20833333333333334</c:v>
                </c:pt>
              </c:numCache>
            </c:numRef>
          </c:val>
          <c:extLst>
            <c:ext xmlns:c16="http://schemas.microsoft.com/office/drawing/2014/chart" uri="{C3380CC4-5D6E-409C-BE32-E72D297353CC}">
              <c16:uniqueId val="{00000002-FCB8-4F27-8040-949F9EB8B691}"/>
            </c:ext>
          </c:extLst>
        </c:ser>
        <c:ser>
          <c:idx val="3"/>
          <c:order val="3"/>
          <c:tx>
            <c:strRef>
              <c:f>'[GrafyNove.xlsx]2'!$O$6</c:f>
              <c:strCache>
                <c:ptCount val="1"/>
                <c:pt idx="0">
                  <c:v>2016</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'[GrafyNove.xlsx]2'!$P$6:$Q$6</c:f>
              <c:numCache>
                <c:formatCode>0%</c:formatCode>
                <c:ptCount val="2"/>
                <c:pt idx="0">
                  <c:v>0.25688073394495414</c:v>
                </c:pt>
                <c:pt idx="1">
                  <c:v>0.1875</c:v>
                </c:pt>
              </c:numCache>
            </c:numRef>
          </c:val>
          <c:extLst>
            <c:ext xmlns:c16="http://schemas.microsoft.com/office/drawing/2014/chart" uri="{C3380CC4-5D6E-409C-BE32-E72D297353CC}">
              <c16:uniqueId val="{00000003-FCB8-4F27-8040-949F9EB8B691}"/>
            </c:ext>
          </c:extLst>
        </c:ser>
        <c:ser>
          <c:idx val="4"/>
          <c:order val="4"/>
          <c:tx>
            <c:strRef>
              <c:f>'[GrafyNove.xlsx]2'!$O$7</c:f>
              <c:strCache>
                <c:ptCount val="1"/>
                <c:pt idx="0">
                  <c:v>2015</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'[GrafyNove.xlsx]2'!$P$7:$Q$7</c:f>
              <c:numCache>
                <c:formatCode>0%</c:formatCode>
                <c:ptCount val="2"/>
                <c:pt idx="0">
                  <c:v>0.12844036697247707</c:v>
                </c:pt>
                <c:pt idx="1">
                  <c:v>0.22916666666666666</c:v>
                </c:pt>
              </c:numCache>
            </c:numRef>
          </c:val>
          <c:extLst>
            <c:ext xmlns:c16="http://schemas.microsoft.com/office/drawing/2014/chart" uri="{C3380CC4-5D6E-409C-BE32-E72D297353CC}">
              <c16:uniqueId val="{00000004-FCB8-4F27-8040-949F9EB8B691}"/>
            </c:ext>
          </c:extLst>
        </c:ser>
        <c:ser>
          <c:idx val="5"/>
          <c:order val="5"/>
          <c:tx>
            <c:strRef>
              <c:f>'[GrafyNove.xlsx]2'!$O$8</c:f>
              <c:strCache>
                <c:ptCount val="1"/>
                <c:pt idx="0">
                  <c:v>2014</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'[GrafyNove.xlsx]2'!$P$8:$Q$8</c:f>
              <c:numCache>
                <c:formatCode>0%</c:formatCode>
                <c:ptCount val="2"/>
                <c:pt idx="0">
                  <c:v>8.2568807339449546E-2</c:v>
                </c:pt>
                <c:pt idx="1">
                  <c:v>8.3333333333333329E-2</c:v>
                </c:pt>
              </c:numCache>
            </c:numRef>
          </c:val>
          <c:extLst>
            <c:ext xmlns:c16="http://schemas.microsoft.com/office/drawing/2014/chart" uri="{C3380CC4-5D6E-409C-BE32-E72D297353CC}">
              <c16:uniqueId val="{00000005-FCB8-4F27-8040-949F9EB8B691}"/>
            </c:ext>
          </c:extLst>
        </c:ser>
        <c:ser>
          <c:idx val="6"/>
          <c:order val="6"/>
          <c:tx>
            <c:strRef>
              <c:f>'[GrafyNove.xlsx]2'!$O$9</c:f>
              <c:strCache>
                <c:ptCount val="1"/>
                <c:pt idx="0">
                  <c:v>2013</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'[GrafyNove.xlsx]2'!$P$9:$Q$9</c:f>
              <c:numCache>
                <c:formatCode>0%</c:formatCode>
                <c:ptCount val="2"/>
                <c:pt idx="0">
                  <c:v>7.3394495412844041E-2</c:v>
                </c:pt>
                <c:pt idx="1">
                  <c:v>4.1666666666666664E-2</c:v>
                </c:pt>
              </c:numCache>
            </c:numRef>
          </c:val>
          <c:extLst>
            <c:ext xmlns:c16="http://schemas.microsoft.com/office/drawing/2014/chart" uri="{C3380CC4-5D6E-409C-BE32-E72D297353CC}">
              <c16:uniqueId val="{00000006-FCB8-4F27-8040-949F9EB8B691}"/>
            </c:ext>
          </c:extLst>
        </c:ser>
        <c:ser>
          <c:idx val="7"/>
          <c:order val="7"/>
          <c:tx>
            <c:strRef>
              <c:f>'[GrafyNove.xlsx]2'!$O$10</c:f>
              <c:strCache>
                <c:ptCount val="1"/>
                <c:pt idx="0">
                  <c:v>earlier than 2013</c:v>
                </c:pt>
              </c:strCache>
            </c:strRef>
          </c:tx>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'[GrafyNove.xlsx]2'!$P$2:$Q$2</c:f>
              <c:strCache>
                <c:ptCount val="2"/>
                <c:pt idx="0">
                  <c:v>Female</c:v>
                </c:pt>
                <c:pt idx="1">
                  <c:v>Male</c:v>
                </c:pt>
              </c:strCache>
            </c:strRef>
          </c:cat>
          <c:val>
            <c:numRef>
              <c:f>'[GrafyNove.xlsx]2'!$P$10:$Q$10</c:f>
              <c:numCache>
                <c:formatCode>0%</c:formatCode>
                <c:ptCount val="2"/>
                <c:pt idx="0">
                  <c:v>5.5045871559633031E-2</c:v>
                </c:pt>
                <c:pt idx="1">
                  <c:v>0.10416666666666667</c:v>
                </c:pt>
              </c:numCache>
            </c:numRef>
          </c:val>
          <c:extLst>
            <c:ext xmlns:c16="http://schemas.microsoft.com/office/drawing/2014/chart" uri="{C3380CC4-5D6E-409C-BE32-E72D297353CC}">
              <c16:uniqueId val="{00000007-FCB8-4F27-8040-949F9EB8B691}"/>
            </c:ext>
          </c:extLst>
        </c:ser>
        <c:dLbls>
          <c:showLegendKey val="0"/>
          <c:showVal val="0"/>
          <c:showCatName val="0"/>
          <c:showSerName val="0"/>
          <c:showPercent val="0"/>
          <c:showBubbleSize val="0"/>
        </c:dLbls>
        <c:gapWidth val="150"/>
        <c:overlap val="100"/>
        <c:axId val="1819748016"/>
        <c:axId val="1819743856"/>
      </c:barChart>
      <c:catAx>
        <c:axId val="1819748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9743856"/>
        <c:crosses val="autoZero"/>
        <c:auto val="1"/>
        <c:lblAlgn val="ctr"/>
        <c:lblOffset val="100"/>
        <c:noMultiLvlLbl val="0"/>
      </c:catAx>
      <c:valAx>
        <c:axId val="1819743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year of joining AirBnB</a:t>
                </a:r>
              </a:p>
            </c:rich>
          </c:tx>
          <c:layout>
            <c:manualLayout>
              <c:xMode val="edge"/>
              <c:yMode val="edge"/>
              <c:x val="0.42022462817147854"/>
              <c:y val="0.820091863517060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9748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'[grafy-rentals.xlsx]2'!$K$4</c:f>
              <c:strCache>
                <c:ptCount val="1"/>
                <c:pt idx="0">
                  <c:v>Income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'[grafy-rentals.xlsx]2'!$L$3:$M$3</c:f>
              <c:strCache>
                <c:ptCount val="2"/>
                <c:pt idx="0">
                  <c:v>Female</c:v>
                </c:pt>
                <c:pt idx="1">
                  <c:v>Male</c:v>
                </c:pt>
              </c:strCache>
            </c:strRef>
          </c:cat>
          <c:val>
            <c:numRef>
              <c:f>'[grafy-rentals.xlsx]2'!$L$4:$M$4</c:f>
              <c:numCache>
                <c:formatCode>0%</c:formatCode>
                <c:ptCount val="2"/>
                <c:pt idx="0">
                  <c:v>0.6428571428571429</c:v>
                </c:pt>
                <c:pt idx="1">
                  <c:v>0.9375</c:v>
                </c:pt>
              </c:numCache>
            </c:numRef>
          </c:val>
          <c:extLst>
            <c:ext xmlns:c16="http://schemas.microsoft.com/office/drawing/2014/chart" uri="{C3380CC4-5D6E-409C-BE32-E72D297353CC}">
              <c16:uniqueId val="{00000000-4CBD-4152-ADE1-EE6703005492}"/>
            </c:ext>
          </c:extLst>
        </c:ser>
        <c:ser>
          <c:idx val="1"/>
          <c:order val="1"/>
          <c:tx>
            <c:strRef>
              <c:f>'[grafy-rentals.xlsx]2'!$K$5</c:f>
              <c:strCache>
                <c:ptCount val="1"/>
                <c:pt idx="0">
                  <c:v>Meeting new people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'[grafy-rentals.xlsx]2'!$L$3:$M$3</c:f>
              <c:strCache>
                <c:ptCount val="2"/>
                <c:pt idx="0">
                  <c:v>Female</c:v>
                </c:pt>
                <c:pt idx="1">
                  <c:v>Male</c:v>
                </c:pt>
              </c:strCache>
            </c:strRef>
          </c:cat>
          <c:val>
            <c:numRef>
              <c:f>'[grafy-rentals.xlsx]2'!$L$5:$M$5</c:f>
              <c:numCache>
                <c:formatCode>0%</c:formatCode>
                <c:ptCount val="2"/>
                <c:pt idx="0">
                  <c:v>0.35714285714285715</c:v>
                </c:pt>
                <c:pt idx="1">
                  <c:v>6.25E-2</c:v>
                </c:pt>
              </c:numCache>
            </c:numRef>
          </c:val>
          <c:extLst>
            <c:ext xmlns:c16="http://schemas.microsoft.com/office/drawing/2014/chart" uri="{C3380CC4-5D6E-409C-BE32-E72D297353CC}">
              <c16:uniqueId val="{00000001-4CBD-4152-ADE1-EE6703005492}"/>
            </c:ext>
          </c:extLst>
        </c:ser>
        <c:dLbls>
          <c:showLegendKey val="0"/>
          <c:showVal val="0"/>
          <c:showCatName val="0"/>
          <c:showSerName val="0"/>
          <c:showPercent val="0"/>
          <c:showBubbleSize val="0"/>
        </c:dLbls>
        <c:gapWidth val="150"/>
        <c:overlap val="100"/>
        <c:axId val="1816134480"/>
        <c:axId val="1816121168"/>
      </c:barChart>
      <c:catAx>
        <c:axId val="1816134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6121168"/>
        <c:crosses val="autoZero"/>
        <c:auto val="1"/>
        <c:lblAlgn val="ctr"/>
        <c:lblOffset val="100"/>
        <c:noMultiLvlLbl val="0"/>
      </c:catAx>
      <c:valAx>
        <c:axId val="181612116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1613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'3'!$B$3</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'3'!$A$4:$A$6</c:f>
              <c:strCache>
                <c:ptCount val="3"/>
                <c:pt idx="0">
                  <c:v>Internet</c:v>
                </c:pt>
                <c:pt idx="1">
                  <c:v>Social media</c:v>
                </c:pt>
                <c:pt idx="2">
                  <c:v>Friend of mine</c:v>
                </c:pt>
              </c:strCache>
            </c:strRef>
          </c:cat>
          <c:val>
            <c:numRef>
              <c:f>'3'!$B$4:$B$6</c:f>
              <c:numCache>
                <c:formatCode>General</c:formatCode>
                <c:ptCount val="3"/>
                <c:pt idx="0">
                  <c:v>8</c:v>
                </c:pt>
                <c:pt idx="1">
                  <c:v>1</c:v>
                </c:pt>
                <c:pt idx="2">
                  <c:v>5</c:v>
                </c:pt>
              </c:numCache>
            </c:numRef>
          </c:val>
          <c:extLst>
            <c:ext xmlns:c16="http://schemas.microsoft.com/office/drawing/2014/chart" uri="{C3380CC4-5D6E-409C-BE32-E72D297353CC}">
              <c16:uniqueId val="{00000000-AD35-4F95-808A-D878911C848D}"/>
            </c:ext>
          </c:extLst>
        </c:ser>
        <c:ser>
          <c:idx val="1"/>
          <c:order val="1"/>
          <c:tx>
            <c:strRef>
              <c:f>'3'!$C$3</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'3'!$A$4:$A$6</c:f>
              <c:strCache>
                <c:ptCount val="3"/>
                <c:pt idx="0">
                  <c:v>Internet</c:v>
                </c:pt>
                <c:pt idx="1">
                  <c:v>Social media</c:v>
                </c:pt>
                <c:pt idx="2">
                  <c:v>Friend of mine</c:v>
                </c:pt>
              </c:strCache>
            </c:strRef>
          </c:cat>
          <c:val>
            <c:numRef>
              <c:f>'3'!$C$4:$C$6</c:f>
              <c:numCache>
                <c:formatCode>General</c:formatCode>
                <c:ptCount val="3"/>
                <c:pt idx="0">
                  <c:v>8</c:v>
                </c:pt>
                <c:pt idx="1">
                  <c:v>2</c:v>
                </c:pt>
                <c:pt idx="2">
                  <c:v>6</c:v>
                </c:pt>
              </c:numCache>
            </c:numRef>
          </c:val>
          <c:extLst>
            <c:ext xmlns:c16="http://schemas.microsoft.com/office/drawing/2014/chart" uri="{C3380CC4-5D6E-409C-BE32-E72D297353CC}">
              <c16:uniqueId val="{00000001-AD35-4F95-808A-D878911C848D}"/>
            </c:ext>
          </c:extLst>
        </c:ser>
        <c:dLbls>
          <c:showLegendKey val="0"/>
          <c:showVal val="0"/>
          <c:showCatName val="0"/>
          <c:showSerName val="0"/>
          <c:showPercent val="0"/>
          <c:showBubbleSize val="0"/>
        </c:dLbls>
        <c:gapWidth val="150"/>
        <c:overlap val="100"/>
        <c:axId val="353345936"/>
        <c:axId val="350767536"/>
      </c:barChart>
      <c:catAx>
        <c:axId val="3533459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350767536"/>
        <c:crosses val="autoZero"/>
        <c:auto val="1"/>
        <c:lblAlgn val="ctr"/>
        <c:lblOffset val="100"/>
        <c:noMultiLvlLbl val="0"/>
      </c:catAx>
      <c:valAx>
        <c:axId val="350767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353345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'[grafy-rentals.xlsx]3'!$A$12</c:f>
              <c:strCache>
                <c:ptCount val="1"/>
                <c:pt idx="0">
                  <c:v>Internet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5D6F-4B32-A12D-591685EF5D13}"/>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'[grafy-rentals.xlsx]3'!$B$11:$G$11</c:f>
              <c:strCache>
                <c:ptCount val="6"/>
                <c:pt idx="0">
                  <c:v>less than 24</c:v>
                </c:pt>
                <c:pt idx="1">
                  <c:v>25-34</c:v>
                </c:pt>
                <c:pt idx="2">
                  <c:v>35-44</c:v>
                </c:pt>
                <c:pt idx="3">
                  <c:v>45-54</c:v>
                </c:pt>
                <c:pt idx="4">
                  <c:v>55-64</c:v>
                </c:pt>
                <c:pt idx="5">
                  <c:v>65+</c:v>
                </c:pt>
              </c:strCache>
            </c:strRef>
          </c:cat>
          <c:val>
            <c:numRef>
              <c:f>'[grafy-rentals.xlsx]3'!$B$12:$G$12</c:f>
              <c:numCache>
                <c:formatCode>General</c:formatCode>
                <c:ptCount val="6"/>
                <c:pt idx="0">
                  <c:v>0</c:v>
                </c:pt>
                <c:pt idx="1">
                  <c:v>2</c:v>
                </c:pt>
                <c:pt idx="2">
                  <c:v>7</c:v>
                </c:pt>
                <c:pt idx="3">
                  <c:v>4</c:v>
                </c:pt>
                <c:pt idx="4">
                  <c:v>1</c:v>
                </c:pt>
                <c:pt idx="5">
                  <c:v>2</c:v>
                </c:pt>
              </c:numCache>
            </c:numRef>
          </c:val>
          <c:extLst>
            <c:ext xmlns:c16="http://schemas.microsoft.com/office/drawing/2014/chart" uri="{C3380CC4-5D6E-409C-BE32-E72D297353CC}">
              <c16:uniqueId val="{00000001-5D6F-4B32-A12D-591685EF5D13}"/>
            </c:ext>
          </c:extLst>
        </c:ser>
        <c:ser>
          <c:idx val="1"/>
          <c:order val="1"/>
          <c:tx>
            <c:strRef>
              <c:f>'[grafy-rentals.xlsx]3'!$A$13</c:f>
              <c:strCache>
                <c:ptCount val="1"/>
                <c:pt idx="0">
                  <c:v>Social media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2-5D6F-4B32-A12D-591685EF5D13}"/>
                </c:ext>
              </c:extLst>
            </c:dLbl>
            <c:dLbl>
              <c:idx val="1"/>
              <c:delete val="1"/>
              <c:extLst>
                <c:ext xmlns:c15="http://schemas.microsoft.com/office/drawing/2012/chart" uri="{CE6537A1-D6FC-4f65-9D91-7224C49458BB}"/>
                <c:ext xmlns:c16="http://schemas.microsoft.com/office/drawing/2014/chart" uri="{C3380CC4-5D6E-409C-BE32-E72D297353CC}">
                  <c16:uniqueId val="{00000003-5D6F-4B32-A12D-591685EF5D13}"/>
                </c:ext>
              </c:extLst>
            </c:dLbl>
            <c:dLbl>
              <c:idx val="5"/>
              <c:delete val="1"/>
              <c:extLst>
                <c:ext xmlns:c15="http://schemas.microsoft.com/office/drawing/2012/chart" uri="{CE6537A1-D6FC-4f65-9D91-7224C49458BB}"/>
                <c:ext xmlns:c16="http://schemas.microsoft.com/office/drawing/2014/chart" uri="{C3380CC4-5D6E-409C-BE32-E72D297353CC}">
                  <c16:uniqueId val="{00000004-5D6F-4B32-A12D-591685EF5D13}"/>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'[grafy-rentals.xlsx]3'!$B$11:$G$11</c:f>
              <c:strCache>
                <c:ptCount val="6"/>
                <c:pt idx="0">
                  <c:v>less than 24</c:v>
                </c:pt>
                <c:pt idx="1">
                  <c:v>25-34</c:v>
                </c:pt>
                <c:pt idx="2">
                  <c:v>35-44</c:v>
                </c:pt>
                <c:pt idx="3">
                  <c:v>45-54</c:v>
                </c:pt>
                <c:pt idx="4">
                  <c:v>55-64</c:v>
                </c:pt>
                <c:pt idx="5">
                  <c:v>65+</c:v>
                </c:pt>
              </c:strCache>
            </c:strRef>
          </c:cat>
          <c:val>
            <c:numRef>
              <c:f>'[grafy-rentals.xlsx]3'!$B$13:$G$13</c:f>
              <c:numCache>
                <c:formatCode>General</c:formatCode>
                <c:ptCount val="6"/>
                <c:pt idx="0">
                  <c:v>0</c:v>
                </c:pt>
                <c:pt idx="1">
                  <c:v>0</c:v>
                </c:pt>
                <c:pt idx="2">
                  <c:v>1</c:v>
                </c:pt>
                <c:pt idx="3">
                  <c:v>1</c:v>
                </c:pt>
                <c:pt idx="4">
                  <c:v>1</c:v>
                </c:pt>
                <c:pt idx="5">
                  <c:v>0</c:v>
                </c:pt>
              </c:numCache>
            </c:numRef>
          </c:val>
          <c:extLst>
            <c:ext xmlns:c16="http://schemas.microsoft.com/office/drawing/2014/chart" uri="{C3380CC4-5D6E-409C-BE32-E72D297353CC}">
              <c16:uniqueId val="{00000005-5D6F-4B32-A12D-591685EF5D13}"/>
            </c:ext>
          </c:extLst>
        </c:ser>
        <c:ser>
          <c:idx val="2"/>
          <c:order val="2"/>
          <c:tx>
            <c:strRef>
              <c:f>'[grafy-rentals.xlsx]3'!$A$14</c:f>
              <c:strCache>
                <c:ptCount val="1"/>
                <c:pt idx="0">
                  <c:v>Friend of mine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6-5D6F-4B32-A12D-591685EF5D13}"/>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'[grafy-rentals.xlsx]3'!$B$11:$G$11</c:f>
              <c:strCache>
                <c:ptCount val="6"/>
                <c:pt idx="0">
                  <c:v>less than 24</c:v>
                </c:pt>
                <c:pt idx="1">
                  <c:v>25-34</c:v>
                </c:pt>
                <c:pt idx="2">
                  <c:v>35-44</c:v>
                </c:pt>
                <c:pt idx="3">
                  <c:v>45-54</c:v>
                </c:pt>
                <c:pt idx="4">
                  <c:v>55-64</c:v>
                </c:pt>
                <c:pt idx="5">
                  <c:v>65+</c:v>
                </c:pt>
              </c:strCache>
            </c:strRef>
          </c:cat>
          <c:val>
            <c:numRef>
              <c:f>'[grafy-rentals.xlsx]3'!$B$14:$G$14</c:f>
              <c:numCache>
                <c:formatCode>General</c:formatCode>
                <c:ptCount val="6"/>
                <c:pt idx="0">
                  <c:v>1</c:v>
                </c:pt>
                <c:pt idx="1">
                  <c:v>1</c:v>
                </c:pt>
                <c:pt idx="2">
                  <c:v>4</c:v>
                </c:pt>
                <c:pt idx="3">
                  <c:v>3</c:v>
                </c:pt>
                <c:pt idx="4">
                  <c:v>2</c:v>
                </c:pt>
                <c:pt idx="5">
                  <c:v>0</c:v>
                </c:pt>
              </c:numCache>
            </c:numRef>
          </c:val>
          <c:extLst>
            <c:ext xmlns:c16="http://schemas.microsoft.com/office/drawing/2014/chart" uri="{C3380CC4-5D6E-409C-BE32-E72D297353CC}">
              <c16:uniqueId val="{00000007-5D6F-4B32-A12D-591685EF5D13}"/>
            </c:ext>
          </c:extLst>
        </c:ser>
        <c:dLbls>
          <c:showLegendKey val="0"/>
          <c:showVal val="0"/>
          <c:showCatName val="0"/>
          <c:showSerName val="0"/>
          <c:showPercent val="0"/>
          <c:showBubbleSize val="0"/>
        </c:dLbls>
        <c:gapWidth val="150"/>
        <c:overlap val="100"/>
        <c:axId val="1665993344"/>
        <c:axId val="1665995424"/>
      </c:barChart>
      <c:catAx>
        <c:axId val="166599334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665995424"/>
        <c:crosses val="autoZero"/>
        <c:auto val="1"/>
        <c:lblAlgn val="ctr"/>
        <c:lblOffset val="100"/>
        <c:noMultiLvlLbl val="0"/>
      </c:catAx>
      <c:valAx>
        <c:axId val="1665995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66599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F779-4D42-981D-ADEE2EF5282C}"/>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F779-4D42-981D-ADEE2EF5282C}"/>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F779-4D42-981D-ADEE2EF5282C}"/>
              </c:ext>
            </c:extLst>
          </c:dPt>
          <c:dLbls>
            <c:dLbl>
              <c:idx val="2"/>
              <c:delete val="1"/>
              <c:extLst>
                <c:ext xmlns:c15="http://schemas.microsoft.com/office/drawing/2012/chart" uri="{CE6537A1-D6FC-4f65-9D91-7224C49458BB}"/>
                <c:ext xmlns:c16="http://schemas.microsoft.com/office/drawing/2014/chart" uri="{C3380CC4-5D6E-409C-BE32-E72D297353CC}">
                  <c16:uniqueId val="{00000005-F779-4D42-981D-ADEE2EF5282C}"/>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'5'!$A$10:$A$12</c:f>
              <c:strCache>
                <c:ptCount val="3"/>
                <c:pt idx="0">
                  <c:v>Entire home</c:v>
                </c:pt>
                <c:pt idx="1">
                  <c:v>Private room</c:v>
                </c:pt>
                <c:pt idx="2">
                  <c:v>Shared room</c:v>
                </c:pt>
              </c:strCache>
            </c:strRef>
          </c:cat>
          <c:val>
            <c:numRef>
              <c:f>'5'!$B$10:$B$12</c:f>
              <c:numCache>
                <c:formatCode>0%</c:formatCode>
                <c:ptCount val="3"/>
                <c:pt idx="0">
                  <c:v>0.9</c:v>
                </c:pt>
                <c:pt idx="1">
                  <c:v>0.1</c:v>
                </c:pt>
                <c:pt idx="2">
                  <c:v>0</c:v>
                </c:pt>
              </c:numCache>
            </c:numRef>
          </c:val>
          <c:extLst>
            <c:ext xmlns:c16="http://schemas.microsoft.com/office/drawing/2014/chart" uri="{C3380CC4-5D6E-409C-BE32-E72D297353CC}">
              <c16:uniqueId val="{00000006-F779-4D42-981D-ADEE2EF5282C}"/>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6434574729614571"/>
          <c:y val="0.28558945756780402"/>
          <c:w val="0.27732107557238372"/>
          <c:h val="0.34395671520674864"/>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'6'!$A$7</c:f>
              <c:strCache>
                <c:ptCount val="1"/>
                <c:pt idx="0">
                  <c:v>Yes </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2-F412-460D-8022-737DB5CA89D4}"/>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'6'!$B$6:$G$6</c:f>
              <c:strCache>
                <c:ptCount val="6"/>
                <c:pt idx="0">
                  <c:v>less than 24</c:v>
                </c:pt>
                <c:pt idx="1">
                  <c:v>25-34</c:v>
                </c:pt>
                <c:pt idx="2">
                  <c:v>35-44</c:v>
                </c:pt>
                <c:pt idx="3">
                  <c:v>45-54</c:v>
                </c:pt>
                <c:pt idx="4">
                  <c:v>55-64</c:v>
                </c:pt>
                <c:pt idx="5">
                  <c:v>more than 64</c:v>
                </c:pt>
              </c:strCache>
            </c:strRef>
          </c:cat>
          <c:val>
            <c:numRef>
              <c:f>'6'!$B$7:$G$7</c:f>
              <c:numCache>
                <c:formatCode>General</c:formatCode>
                <c:ptCount val="6"/>
                <c:pt idx="0">
                  <c:v>1</c:v>
                </c:pt>
                <c:pt idx="1">
                  <c:v>2</c:v>
                </c:pt>
                <c:pt idx="2">
                  <c:v>9</c:v>
                </c:pt>
                <c:pt idx="3">
                  <c:v>7</c:v>
                </c:pt>
                <c:pt idx="4">
                  <c:v>3</c:v>
                </c:pt>
                <c:pt idx="5">
                  <c:v>0</c:v>
                </c:pt>
              </c:numCache>
            </c:numRef>
          </c:val>
          <c:extLst>
            <c:ext xmlns:c16="http://schemas.microsoft.com/office/drawing/2014/chart" uri="{C3380CC4-5D6E-409C-BE32-E72D297353CC}">
              <c16:uniqueId val="{00000000-F412-460D-8022-737DB5CA89D4}"/>
            </c:ext>
          </c:extLst>
        </c:ser>
        <c:ser>
          <c:idx val="1"/>
          <c:order val="1"/>
          <c:tx>
            <c:strRef>
              <c:f>'6'!$A$8</c:f>
              <c:strCache>
                <c:ptCount val="1"/>
                <c:pt idx="0">
                  <c:v>No</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F412-460D-8022-737DB5CA89D4}"/>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'6'!$B$6:$G$6</c:f>
              <c:strCache>
                <c:ptCount val="6"/>
                <c:pt idx="0">
                  <c:v>less than 24</c:v>
                </c:pt>
                <c:pt idx="1">
                  <c:v>25-34</c:v>
                </c:pt>
                <c:pt idx="2">
                  <c:v>35-44</c:v>
                </c:pt>
                <c:pt idx="3">
                  <c:v>45-54</c:v>
                </c:pt>
                <c:pt idx="4">
                  <c:v>55-64</c:v>
                </c:pt>
                <c:pt idx="5">
                  <c:v>more than 64</c:v>
                </c:pt>
              </c:strCache>
            </c:strRef>
          </c:cat>
          <c:val>
            <c:numRef>
              <c:f>'6'!$B$8:$G$8</c:f>
              <c:numCache>
                <c:formatCode>General</c:formatCode>
                <c:ptCount val="6"/>
                <c:pt idx="0">
                  <c:v>0</c:v>
                </c:pt>
                <c:pt idx="1">
                  <c:v>1</c:v>
                </c:pt>
                <c:pt idx="2">
                  <c:v>3</c:v>
                </c:pt>
                <c:pt idx="3">
                  <c:v>1</c:v>
                </c:pt>
                <c:pt idx="4">
                  <c:v>1</c:v>
                </c:pt>
                <c:pt idx="5">
                  <c:v>2</c:v>
                </c:pt>
              </c:numCache>
            </c:numRef>
          </c:val>
          <c:extLst>
            <c:ext xmlns:c16="http://schemas.microsoft.com/office/drawing/2014/chart" uri="{C3380CC4-5D6E-409C-BE32-E72D297353CC}">
              <c16:uniqueId val="{00000001-F412-460D-8022-737DB5CA89D4}"/>
            </c:ext>
          </c:extLst>
        </c:ser>
        <c:dLbls>
          <c:showLegendKey val="0"/>
          <c:showVal val="0"/>
          <c:showCatName val="0"/>
          <c:showSerName val="0"/>
          <c:showPercent val="0"/>
          <c:showBubbleSize val="0"/>
        </c:dLbls>
        <c:gapWidth val="150"/>
        <c:overlap val="100"/>
        <c:axId val="384984176"/>
        <c:axId val="296123776"/>
      </c:barChart>
      <c:catAx>
        <c:axId val="3849841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296123776"/>
        <c:crosses val="autoZero"/>
        <c:auto val="1"/>
        <c:lblAlgn val="ctr"/>
        <c:lblOffset val="100"/>
        <c:noMultiLvlLbl val="0"/>
      </c:catAx>
      <c:valAx>
        <c:axId val="296123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384984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'8'!$A$3</c:f>
              <c:strCache>
                <c:ptCount val="1"/>
                <c:pt idx="0">
                  <c:v>No</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'8'!$B$2:$E$2</c:f>
              <c:strCache>
                <c:ptCount val="4"/>
                <c:pt idx="0">
                  <c:v>Worker</c:v>
                </c:pt>
                <c:pt idx="1">
                  <c:v>Self employed</c:v>
                </c:pt>
                <c:pt idx="2">
                  <c:v>Unemployed</c:v>
                </c:pt>
                <c:pt idx="3">
                  <c:v>Retirement</c:v>
                </c:pt>
              </c:strCache>
            </c:strRef>
          </c:cat>
          <c:val>
            <c:numRef>
              <c:f>'8'!$B$3:$E$3</c:f>
              <c:numCache>
                <c:formatCode>General</c:formatCode>
                <c:ptCount val="4"/>
                <c:pt idx="0">
                  <c:v>13</c:v>
                </c:pt>
                <c:pt idx="1">
                  <c:v>5</c:v>
                </c:pt>
                <c:pt idx="2">
                  <c:v>1</c:v>
                </c:pt>
                <c:pt idx="3">
                  <c:v>2</c:v>
                </c:pt>
              </c:numCache>
            </c:numRef>
          </c:val>
          <c:extLst>
            <c:ext xmlns:c16="http://schemas.microsoft.com/office/drawing/2014/chart" uri="{C3380CC4-5D6E-409C-BE32-E72D297353CC}">
              <c16:uniqueId val="{00000000-3000-4713-B405-A6480A1195E6}"/>
            </c:ext>
          </c:extLst>
        </c:ser>
        <c:ser>
          <c:idx val="1"/>
          <c:order val="1"/>
          <c:tx>
            <c:strRef>
              <c:f>'8'!$A$4</c:f>
              <c:strCache>
                <c:ptCount val="1"/>
                <c:pt idx="0">
                  <c:v>Yes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1-3000-4713-B405-A6480A1195E6}"/>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'8'!$B$2:$E$2</c:f>
              <c:strCache>
                <c:ptCount val="4"/>
                <c:pt idx="0">
                  <c:v>Worker</c:v>
                </c:pt>
                <c:pt idx="1">
                  <c:v>Self employed</c:v>
                </c:pt>
                <c:pt idx="2">
                  <c:v>Unemployed</c:v>
                </c:pt>
                <c:pt idx="3">
                  <c:v>Retirement</c:v>
                </c:pt>
              </c:strCache>
            </c:strRef>
          </c:cat>
          <c:val>
            <c:numRef>
              <c:f>'8'!$B$4:$E$4</c:f>
              <c:numCache>
                <c:formatCode>General</c:formatCode>
                <c:ptCount val="4"/>
                <c:pt idx="0">
                  <c:v>2</c:v>
                </c:pt>
                <c:pt idx="1">
                  <c:v>6</c:v>
                </c:pt>
                <c:pt idx="2">
                  <c:v>0</c:v>
                </c:pt>
                <c:pt idx="3">
                  <c:v>1</c:v>
                </c:pt>
              </c:numCache>
            </c:numRef>
          </c:val>
          <c:extLst>
            <c:ext xmlns:c16="http://schemas.microsoft.com/office/drawing/2014/chart" uri="{C3380CC4-5D6E-409C-BE32-E72D297353CC}">
              <c16:uniqueId val="{00000002-3000-4713-B405-A6480A1195E6}"/>
            </c:ext>
          </c:extLst>
        </c:ser>
        <c:dLbls>
          <c:showLegendKey val="0"/>
          <c:showVal val="0"/>
          <c:showCatName val="0"/>
          <c:showSerName val="0"/>
          <c:showPercent val="0"/>
          <c:showBubbleSize val="0"/>
        </c:dLbls>
        <c:gapWidth val="115"/>
        <c:overlap val="-20"/>
        <c:axId val="606225360"/>
        <c:axId val="606208720"/>
      </c:barChart>
      <c:catAx>
        <c:axId val="6062253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208720"/>
        <c:crosses val="autoZero"/>
        <c:auto val="1"/>
        <c:lblAlgn val="ctr"/>
        <c:lblOffset val="100"/>
        <c:noMultiLvlLbl val="0"/>
      </c:catAx>
      <c:valAx>
        <c:axId val="606208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22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'7'!$A$11</c:f>
              <c:strCache>
                <c:ptCount val="1"/>
                <c:pt idx="0">
                  <c:v>I do not know</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'7'!$B$11</c:f>
              <c:numCache>
                <c:formatCode>0%</c:formatCode>
                <c:ptCount val="1"/>
                <c:pt idx="0">
                  <c:v>0.3</c:v>
                </c:pt>
              </c:numCache>
            </c:numRef>
          </c:val>
          <c:extLst>
            <c:ext xmlns:c16="http://schemas.microsoft.com/office/drawing/2014/chart" uri="{C3380CC4-5D6E-409C-BE32-E72D297353CC}">
              <c16:uniqueId val="{00000000-A596-41A0-9F94-5B0D2967AD41}"/>
            </c:ext>
          </c:extLst>
        </c:ser>
        <c:ser>
          <c:idx val="1"/>
          <c:order val="1"/>
          <c:tx>
            <c:strRef>
              <c:f>'7'!$A$12</c:f>
              <c:strCache>
                <c:ptCount val="1"/>
                <c:pt idx="0">
                  <c:v>&lt;500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'7'!$B$12</c:f>
              <c:numCache>
                <c:formatCode>0%</c:formatCode>
                <c:ptCount val="1"/>
                <c:pt idx="0">
                  <c:v>0.16666666666666666</c:v>
                </c:pt>
              </c:numCache>
            </c:numRef>
          </c:val>
          <c:extLst>
            <c:ext xmlns:c16="http://schemas.microsoft.com/office/drawing/2014/chart" uri="{C3380CC4-5D6E-409C-BE32-E72D297353CC}">
              <c16:uniqueId val="{00000001-A596-41A0-9F94-5B0D2967AD41}"/>
            </c:ext>
          </c:extLst>
        </c:ser>
        <c:ser>
          <c:idx val="2"/>
          <c:order val="2"/>
          <c:tx>
            <c:strRef>
              <c:f>'7'!$A$13</c:f>
              <c:strCache>
                <c:ptCount val="1"/>
                <c:pt idx="0">
                  <c:v>1000-1500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'7'!$B$13</c:f>
              <c:numCache>
                <c:formatCode>0%</c:formatCode>
                <c:ptCount val="1"/>
                <c:pt idx="0">
                  <c:v>0.23333333333333334</c:v>
                </c:pt>
              </c:numCache>
            </c:numRef>
          </c:val>
          <c:extLst>
            <c:ext xmlns:c16="http://schemas.microsoft.com/office/drawing/2014/chart" uri="{C3380CC4-5D6E-409C-BE32-E72D297353CC}">
              <c16:uniqueId val="{00000002-A596-41A0-9F94-5B0D2967AD41}"/>
            </c:ext>
          </c:extLst>
        </c:ser>
        <c:ser>
          <c:idx val="3"/>
          <c:order val="3"/>
          <c:tx>
            <c:strRef>
              <c:f>'7'!$A$14</c:f>
              <c:strCache>
                <c:ptCount val="1"/>
                <c:pt idx="0">
                  <c:v>2000-4000</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'7'!$B$14</c:f>
              <c:numCache>
                <c:formatCode>0%</c:formatCode>
                <c:ptCount val="1"/>
                <c:pt idx="0">
                  <c:v>0.23333333333333334</c:v>
                </c:pt>
              </c:numCache>
            </c:numRef>
          </c:val>
          <c:extLst>
            <c:ext xmlns:c16="http://schemas.microsoft.com/office/drawing/2014/chart" uri="{C3380CC4-5D6E-409C-BE32-E72D297353CC}">
              <c16:uniqueId val="{00000003-A596-41A0-9F94-5B0D2967AD41}"/>
            </c:ext>
          </c:extLst>
        </c:ser>
        <c:ser>
          <c:idx val="4"/>
          <c:order val="4"/>
          <c:tx>
            <c:strRef>
              <c:f>'7'!$A$15</c:f>
              <c:strCache>
                <c:ptCount val="1"/>
                <c:pt idx="0">
                  <c:v>&gt;5000</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'7'!$B$15</c:f>
              <c:numCache>
                <c:formatCode>0%</c:formatCode>
                <c:ptCount val="1"/>
                <c:pt idx="0">
                  <c:v>6.6666666666666666E-2</c:v>
                </c:pt>
              </c:numCache>
            </c:numRef>
          </c:val>
          <c:extLst>
            <c:ext xmlns:c16="http://schemas.microsoft.com/office/drawing/2014/chart" uri="{C3380CC4-5D6E-409C-BE32-E72D297353CC}">
              <c16:uniqueId val="{00000004-A596-41A0-9F94-5B0D2967AD41}"/>
            </c:ext>
          </c:extLst>
        </c:ser>
        <c:dLbls>
          <c:showLegendKey val="0"/>
          <c:showVal val="0"/>
          <c:showCatName val="0"/>
          <c:showSerName val="0"/>
          <c:showPercent val="0"/>
          <c:showBubbleSize val="0"/>
        </c:dLbls>
        <c:gapWidth val="150"/>
        <c:overlap val="100"/>
        <c:axId val="606195408"/>
        <c:axId val="606194160"/>
      </c:barChart>
      <c:catAx>
        <c:axId val="606195408"/>
        <c:scaling>
          <c:orientation val="minMax"/>
        </c:scaling>
        <c:delete val="1"/>
        <c:axPos val="l"/>
        <c:numFmt formatCode="General" sourceLinked="1"/>
        <c:majorTickMark val="none"/>
        <c:minorTickMark val="none"/>
        <c:tickLblPos val="nextTo"/>
        <c:crossAx val="606194160"/>
        <c:crosses val="autoZero"/>
        <c:auto val="1"/>
        <c:lblAlgn val="ctr"/>
        <c:lblOffset val="100"/>
        <c:noMultiLvlLbl val="0"/>
      </c:catAx>
      <c:valAx>
        <c:axId val="6061941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19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'[grafy-rentals.xlsx]10'!$J$5</c:f>
              <c:strCache>
                <c:ptCount val="1"/>
                <c:pt idx="0">
                  <c:v>Definitely not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'[grafy-rentals.xlsx]10'!$K$4:$L$4</c:f>
              <c:strCache>
                <c:ptCount val="2"/>
                <c:pt idx="0">
                  <c:v>Female</c:v>
                </c:pt>
                <c:pt idx="1">
                  <c:v>Male</c:v>
                </c:pt>
              </c:strCache>
            </c:strRef>
          </c:cat>
          <c:val>
            <c:numRef>
              <c:f>'[grafy-rentals.xlsx]10'!$K$5:$L$5</c:f>
              <c:numCache>
                <c:formatCode>0%</c:formatCode>
                <c:ptCount val="2"/>
                <c:pt idx="0">
                  <c:v>0</c:v>
                </c:pt>
                <c:pt idx="1">
                  <c:v>0</c:v>
                </c:pt>
              </c:numCache>
            </c:numRef>
          </c:val>
          <c:extLst>
            <c:ext xmlns:c16="http://schemas.microsoft.com/office/drawing/2014/chart" uri="{C3380CC4-5D6E-409C-BE32-E72D297353CC}">
              <c16:uniqueId val="{00000000-BFAB-4893-9DB7-004A3D6818F7}"/>
            </c:ext>
          </c:extLst>
        </c:ser>
        <c:ser>
          <c:idx val="1"/>
          <c:order val="1"/>
          <c:tx>
            <c:strRef>
              <c:f>'[grafy-rentals.xlsx]10'!$J$6</c:f>
              <c:strCache>
                <c:ptCount val="1"/>
                <c:pt idx="0">
                  <c:v>Rather not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'[grafy-rentals.xlsx]10'!$K$4:$L$4</c:f>
              <c:strCache>
                <c:ptCount val="2"/>
                <c:pt idx="0">
                  <c:v>Female</c:v>
                </c:pt>
                <c:pt idx="1">
                  <c:v>Male</c:v>
                </c:pt>
              </c:strCache>
            </c:strRef>
          </c:cat>
          <c:val>
            <c:numRef>
              <c:f>'[grafy-rentals.xlsx]10'!$K$6:$L$6</c:f>
              <c:numCache>
                <c:formatCode>0%</c:formatCode>
                <c:ptCount val="2"/>
                <c:pt idx="0">
                  <c:v>0.21428571428571427</c:v>
                </c:pt>
                <c:pt idx="1">
                  <c:v>0.3125</c:v>
                </c:pt>
              </c:numCache>
            </c:numRef>
          </c:val>
          <c:extLst>
            <c:ext xmlns:c16="http://schemas.microsoft.com/office/drawing/2014/chart" uri="{C3380CC4-5D6E-409C-BE32-E72D297353CC}">
              <c16:uniqueId val="{00000001-BFAB-4893-9DB7-004A3D6818F7}"/>
            </c:ext>
          </c:extLst>
        </c:ser>
        <c:ser>
          <c:idx val="2"/>
          <c:order val="2"/>
          <c:tx>
            <c:strRef>
              <c:f>'[grafy-rentals.xlsx]10'!$J$7</c:f>
              <c:strCache>
                <c:ptCount val="1"/>
                <c:pt idx="0">
                  <c:v>Rather yes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'[grafy-rentals.xlsx]10'!$K$4:$L$4</c:f>
              <c:strCache>
                <c:ptCount val="2"/>
                <c:pt idx="0">
                  <c:v>Female</c:v>
                </c:pt>
                <c:pt idx="1">
                  <c:v>Male</c:v>
                </c:pt>
              </c:strCache>
            </c:strRef>
          </c:cat>
          <c:val>
            <c:numRef>
              <c:f>'[grafy-rentals.xlsx]10'!$K$7:$L$7</c:f>
              <c:numCache>
                <c:formatCode>0%</c:formatCode>
                <c:ptCount val="2"/>
                <c:pt idx="0">
                  <c:v>0.42857142857142855</c:v>
                </c:pt>
                <c:pt idx="1">
                  <c:v>0.3125</c:v>
                </c:pt>
              </c:numCache>
            </c:numRef>
          </c:val>
          <c:extLst>
            <c:ext xmlns:c16="http://schemas.microsoft.com/office/drawing/2014/chart" uri="{C3380CC4-5D6E-409C-BE32-E72D297353CC}">
              <c16:uniqueId val="{00000002-BFAB-4893-9DB7-004A3D6818F7}"/>
            </c:ext>
          </c:extLst>
        </c:ser>
        <c:ser>
          <c:idx val="3"/>
          <c:order val="3"/>
          <c:tx>
            <c:strRef>
              <c:f>'[grafy-rentals.xlsx]10'!$J$8</c:f>
              <c:strCache>
                <c:ptCount val="1"/>
                <c:pt idx="0">
                  <c:v>Definitely yes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'[grafy-rentals.xlsx]10'!$K$4:$L$4</c:f>
              <c:strCache>
                <c:ptCount val="2"/>
                <c:pt idx="0">
                  <c:v>Female</c:v>
                </c:pt>
                <c:pt idx="1">
                  <c:v>Male</c:v>
                </c:pt>
              </c:strCache>
            </c:strRef>
          </c:cat>
          <c:val>
            <c:numRef>
              <c:f>'[grafy-rentals.xlsx]10'!$K$8:$L$8</c:f>
              <c:numCache>
                <c:formatCode>0%</c:formatCode>
                <c:ptCount val="2"/>
                <c:pt idx="0">
                  <c:v>0.35714285714285715</c:v>
                </c:pt>
                <c:pt idx="1">
                  <c:v>0.375</c:v>
                </c:pt>
              </c:numCache>
            </c:numRef>
          </c:val>
          <c:extLst>
            <c:ext xmlns:c16="http://schemas.microsoft.com/office/drawing/2014/chart" uri="{C3380CC4-5D6E-409C-BE32-E72D297353CC}">
              <c16:uniqueId val="{00000003-BFAB-4893-9DB7-004A3D6818F7}"/>
            </c:ext>
          </c:extLst>
        </c:ser>
        <c:dLbls>
          <c:showLegendKey val="0"/>
          <c:showVal val="0"/>
          <c:showCatName val="0"/>
          <c:showSerName val="0"/>
          <c:showPercent val="0"/>
          <c:showBubbleSize val="0"/>
        </c:dLbls>
        <c:gapWidth val="150"/>
        <c:overlap val="100"/>
        <c:axId val="1820817760"/>
        <c:axId val="1820813600"/>
      </c:barChart>
      <c:catAx>
        <c:axId val="18208177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20813600"/>
        <c:crosses val="autoZero"/>
        <c:auto val="1"/>
        <c:lblAlgn val="ctr"/>
        <c:lblOffset val="100"/>
        <c:noMultiLvlLbl val="0"/>
      </c:catAx>
      <c:valAx>
        <c:axId val="18208136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182081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'11'!$H$6</c:f>
              <c:strCache>
                <c:ptCount val="1"/>
                <c:pt idx="0">
                  <c:v>Definitely not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1-F926-4400-9E64-26728B19EEF4}"/>
                </c:ext>
              </c:extLst>
            </c:dLbl>
            <c:dLbl>
              <c:idx val="2"/>
              <c:delete val="1"/>
              <c:extLst>
                <c:ext xmlns:c15="http://schemas.microsoft.com/office/drawing/2012/chart" uri="{CE6537A1-D6FC-4f65-9D91-7224C49458BB}"/>
                <c:ext xmlns:c16="http://schemas.microsoft.com/office/drawing/2014/chart" uri="{C3380CC4-5D6E-409C-BE32-E72D297353CC}">
                  <c16:uniqueId val="{00000002-F926-4400-9E64-26728B19EEF4}"/>
                </c:ext>
              </c:extLst>
            </c:dLbl>
            <c:dLbl>
              <c:idx val="4"/>
              <c:delete val="1"/>
              <c:extLst>
                <c:ext xmlns:c15="http://schemas.microsoft.com/office/drawing/2012/chart" uri="{CE6537A1-D6FC-4f65-9D91-7224C49458BB}"/>
                <c:ext xmlns:c16="http://schemas.microsoft.com/office/drawing/2014/chart" uri="{C3380CC4-5D6E-409C-BE32-E72D297353CC}">
                  <c16:uniqueId val="{00000000-F926-4400-9E64-26728B19EEF4}"/>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'11'!$I$5:$M$5</c:f>
              <c:strCache>
                <c:ptCount val="5"/>
                <c:pt idx="0">
                  <c:v>I do not know</c:v>
                </c:pt>
                <c:pt idx="1">
                  <c:v>&lt; 500</c:v>
                </c:pt>
                <c:pt idx="2">
                  <c:v>1000-1500</c:v>
                </c:pt>
                <c:pt idx="3">
                  <c:v>2000-4000</c:v>
                </c:pt>
                <c:pt idx="4">
                  <c:v>&gt; 5000</c:v>
                </c:pt>
              </c:strCache>
            </c:strRef>
          </c:cat>
          <c:val>
            <c:numRef>
              <c:f>'11'!$I$6:$M$6</c:f>
              <c:numCache>
                <c:formatCode>0%</c:formatCode>
                <c:ptCount val="5"/>
                <c:pt idx="0">
                  <c:v>3.3333333333333333E-2</c:v>
                </c:pt>
                <c:pt idx="1">
                  <c:v>0</c:v>
                </c:pt>
                <c:pt idx="2">
                  <c:v>0</c:v>
                </c:pt>
                <c:pt idx="3">
                  <c:v>3.3333333333333333E-2</c:v>
                </c:pt>
                <c:pt idx="4">
                  <c:v>0</c:v>
                </c:pt>
              </c:numCache>
            </c:numRef>
          </c:val>
          <c:extLst>
            <c:ext xmlns:c16="http://schemas.microsoft.com/office/drawing/2014/chart" uri="{C3380CC4-5D6E-409C-BE32-E72D297353CC}">
              <c16:uniqueId val="{00000000-07B5-4D58-838A-553C77A87159}"/>
            </c:ext>
          </c:extLst>
        </c:ser>
        <c:ser>
          <c:idx val="1"/>
          <c:order val="1"/>
          <c:tx>
            <c:strRef>
              <c:f>'11'!$H$7</c:f>
              <c:strCache>
                <c:ptCount val="1"/>
                <c:pt idx="0">
                  <c:v>Rather not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1-07B5-4D58-838A-553C77A87159}"/>
                </c:ext>
              </c:extLst>
            </c:dLbl>
            <c:dLbl>
              <c:idx val="3"/>
              <c:delete val="1"/>
              <c:extLst>
                <c:ext xmlns:c15="http://schemas.microsoft.com/office/drawing/2012/chart" uri="{CE6537A1-D6FC-4f65-9D91-7224C49458BB}"/>
                <c:ext xmlns:c16="http://schemas.microsoft.com/office/drawing/2014/chart" uri="{C3380CC4-5D6E-409C-BE32-E72D297353CC}">
                  <c16:uniqueId val="{00000002-07B5-4D58-838A-553C77A87159}"/>
                </c:ext>
              </c:extLst>
            </c:dLbl>
            <c:dLbl>
              <c:idx val="4"/>
              <c:delete val="1"/>
              <c:extLst>
                <c:ext xmlns:c15="http://schemas.microsoft.com/office/drawing/2012/chart" uri="{CE6537A1-D6FC-4f65-9D91-7224C49458BB}"/>
                <c:ext xmlns:c16="http://schemas.microsoft.com/office/drawing/2014/chart" uri="{C3380CC4-5D6E-409C-BE32-E72D297353CC}">
                  <c16:uniqueId val="{00000003-07B5-4D58-838A-553C77A87159}"/>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'11'!$I$5:$M$5</c:f>
              <c:strCache>
                <c:ptCount val="5"/>
                <c:pt idx="0">
                  <c:v>I do not know</c:v>
                </c:pt>
                <c:pt idx="1">
                  <c:v>&lt; 500</c:v>
                </c:pt>
                <c:pt idx="2">
                  <c:v>1000-1500</c:v>
                </c:pt>
                <c:pt idx="3">
                  <c:v>2000-4000</c:v>
                </c:pt>
                <c:pt idx="4">
                  <c:v>&gt; 5000</c:v>
                </c:pt>
              </c:strCache>
            </c:strRef>
          </c:cat>
          <c:val>
            <c:numRef>
              <c:f>'11'!$I$7:$M$7</c:f>
              <c:numCache>
                <c:formatCode>0%</c:formatCode>
                <c:ptCount val="5"/>
                <c:pt idx="0">
                  <c:v>0</c:v>
                </c:pt>
                <c:pt idx="1">
                  <c:v>6.6666666666666666E-2</c:v>
                </c:pt>
                <c:pt idx="2">
                  <c:v>6.6666666666666666E-2</c:v>
                </c:pt>
                <c:pt idx="3">
                  <c:v>0</c:v>
                </c:pt>
                <c:pt idx="4">
                  <c:v>0</c:v>
                </c:pt>
              </c:numCache>
            </c:numRef>
          </c:val>
          <c:extLst>
            <c:ext xmlns:c16="http://schemas.microsoft.com/office/drawing/2014/chart" uri="{C3380CC4-5D6E-409C-BE32-E72D297353CC}">
              <c16:uniqueId val="{00000004-07B5-4D58-838A-553C77A87159}"/>
            </c:ext>
          </c:extLst>
        </c:ser>
        <c:ser>
          <c:idx val="2"/>
          <c:order val="2"/>
          <c:tx>
            <c:strRef>
              <c:f>'11'!$H$8</c:f>
              <c:strCache>
                <c:ptCount val="1"/>
                <c:pt idx="0">
                  <c:v>Rather yes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5-07B5-4D58-838A-553C77A87159}"/>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'11'!$I$5:$M$5</c:f>
              <c:strCache>
                <c:ptCount val="5"/>
                <c:pt idx="0">
                  <c:v>I do not know</c:v>
                </c:pt>
                <c:pt idx="1">
                  <c:v>&lt; 500</c:v>
                </c:pt>
                <c:pt idx="2">
                  <c:v>1000-1500</c:v>
                </c:pt>
                <c:pt idx="3">
                  <c:v>2000-4000</c:v>
                </c:pt>
                <c:pt idx="4">
                  <c:v>&gt; 5000</c:v>
                </c:pt>
              </c:strCache>
            </c:strRef>
          </c:cat>
          <c:val>
            <c:numRef>
              <c:f>'11'!$I$8:$M$8</c:f>
              <c:numCache>
                <c:formatCode>0%</c:formatCode>
                <c:ptCount val="5"/>
                <c:pt idx="0">
                  <c:v>0.16666666666666666</c:v>
                </c:pt>
                <c:pt idx="1">
                  <c:v>6.6666666666666666E-2</c:v>
                </c:pt>
                <c:pt idx="2">
                  <c:v>0</c:v>
                </c:pt>
                <c:pt idx="3">
                  <c:v>6.6666666666666666E-2</c:v>
                </c:pt>
                <c:pt idx="4">
                  <c:v>3.3333333333333333E-2</c:v>
                </c:pt>
              </c:numCache>
            </c:numRef>
          </c:val>
          <c:extLst>
            <c:ext xmlns:c16="http://schemas.microsoft.com/office/drawing/2014/chart" uri="{C3380CC4-5D6E-409C-BE32-E72D297353CC}">
              <c16:uniqueId val="{00000006-07B5-4D58-838A-553C77A87159}"/>
            </c:ext>
          </c:extLst>
        </c:ser>
        <c:ser>
          <c:idx val="3"/>
          <c:order val="3"/>
          <c:tx>
            <c:strRef>
              <c:f>'11'!$H$9</c:f>
              <c:strCache>
                <c:ptCount val="1"/>
                <c:pt idx="0">
                  <c:v>Definitely yes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'11'!$I$5:$M$5</c:f>
              <c:strCache>
                <c:ptCount val="5"/>
                <c:pt idx="0">
                  <c:v>I do not know</c:v>
                </c:pt>
                <c:pt idx="1">
                  <c:v>&lt; 500</c:v>
                </c:pt>
                <c:pt idx="2">
                  <c:v>1000-1500</c:v>
                </c:pt>
                <c:pt idx="3">
                  <c:v>2000-4000</c:v>
                </c:pt>
                <c:pt idx="4">
                  <c:v>&gt; 5000</c:v>
                </c:pt>
              </c:strCache>
            </c:strRef>
          </c:cat>
          <c:val>
            <c:numRef>
              <c:f>'11'!$I$9:$M$9</c:f>
              <c:numCache>
                <c:formatCode>0%</c:formatCode>
                <c:ptCount val="5"/>
                <c:pt idx="0">
                  <c:v>0.1</c:v>
                </c:pt>
                <c:pt idx="1">
                  <c:v>3.3333333333333333E-2</c:v>
                </c:pt>
                <c:pt idx="2">
                  <c:v>0.16666666666666666</c:v>
                </c:pt>
                <c:pt idx="3">
                  <c:v>0.13333333333333333</c:v>
                </c:pt>
                <c:pt idx="4">
                  <c:v>3.3333333333333333E-2</c:v>
                </c:pt>
              </c:numCache>
            </c:numRef>
          </c:val>
          <c:extLst>
            <c:ext xmlns:c16="http://schemas.microsoft.com/office/drawing/2014/chart" uri="{C3380CC4-5D6E-409C-BE32-E72D297353CC}">
              <c16:uniqueId val="{00000007-07B5-4D58-838A-553C77A87159}"/>
            </c:ext>
          </c:extLst>
        </c:ser>
        <c:dLbls>
          <c:showLegendKey val="0"/>
          <c:showVal val="0"/>
          <c:showCatName val="0"/>
          <c:showSerName val="0"/>
          <c:showPercent val="0"/>
          <c:showBubbleSize val="0"/>
        </c:dLbls>
        <c:gapWidth val="150"/>
        <c:overlap val="100"/>
        <c:axId val="606236592"/>
        <c:axId val="606232848"/>
      </c:barChart>
      <c:catAx>
        <c:axId val="606236592"/>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guess</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232848"/>
        <c:crosses val="autoZero"/>
        <c:auto val="1"/>
        <c:lblAlgn val="ctr"/>
        <c:lblOffset val="100"/>
        <c:noMultiLvlLbl val="0"/>
      </c:catAx>
      <c:valAx>
        <c:axId val="6062328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236592"/>
        <c:crosses val="autoZero"/>
        <c:crossBetween val="between"/>
      </c:valAx>
      <c:spPr>
        <a:noFill/>
        <a:ln>
          <a:noFill/>
        </a:ln>
        <a:effectLst/>
      </c:spPr>
    </c:plotArea>
    <c:legend>
      <c:legendPos val="b"/>
      <c:layout>
        <c:manualLayout>
          <c:xMode val="edge"/>
          <c:yMode val="edge"/>
          <c:x val="0.18647681539807523"/>
          <c:y val="0.89409667541557303"/>
          <c:w val="0.7214908136482938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'9'!$F$4</c:f>
              <c:strCache>
                <c:ptCount val="1"/>
                <c:pt idx="0">
                  <c:v>Definitely not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'9'!$G$3:$H$3</c:f>
              <c:strCache>
                <c:ptCount val="2"/>
                <c:pt idx="0">
                  <c:v>Female</c:v>
                </c:pt>
                <c:pt idx="1">
                  <c:v>Male</c:v>
                </c:pt>
              </c:strCache>
            </c:strRef>
          </c:cat>
          <c:val>
            <c:numRef>
              <c:f>'9'!$G$4:$H$4</c:f>
              <c:numCache>
                <c:formatCode>0%</c:formatCode>
                <c:ptCount val="2"/>
                <c:pt idx="0">
                  <c:v>0</c:v>
                </c:pt>
                <c:pt idx="1">
                  <c:v>0</c:v>
                </c:pt>
              </c:numCache>
            </c:numRef>
          </c:val>
          <c:extLst>
            <c:ext xmlns:c16="http://schemas.microsoft.com/office/drawing/2014/chart" uri="{C3380CC4-5D6E-409C-BE32-E72D297353CC}">
              <c16:uniqueId val="{00000000-4324-45B2-B386-019AA98556CA}"/>
            </c:ext>
          </c:extLst>
        </c:ser>
        <c:ser>
          <c:idx val="1"/>
          <c:order val="1"/>
          <c:tx>
            <c:strRef>
              <c:f>'9'!$F$5</c:f>
              <c:strCache>
                <c:ptCount val="1"/>
                <c:pt idx="0">
                  <c:v>Rather not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'9'!$G$3:$H$3</c:f>
              <c:strCache>
                <c:ptCount val="2"/>
                <c:pt idx="0">
                  <c:v>Female</c:v>
                </c:pt>
                <c:pt idx="1">
                  <c:v>Male</c:v>
                </c:pt>
              </c:strCache>
            </c:strRef>
          </c:cat>
          <c:val>
            <c:numRef>
              <c:f>'9'!$G$5:$H$5</c:f>
              <c:numCache>
                <c:formatCode>0%</c:formatCode>
                <c:ptCount val="2"/>
                <c:pt idx="0">
                  <c:v>0</c:v>
                </c:pt>
                <c:pt idx="1">
                  <c:v>0</c:v>
                </c:pt>
              </c:numCache>
            </c:numRef>
          </c:val>
          <c:extLst>
            <c:ext xmlns:c16="http://schemas.microsoft.com/office/drawing/2014/chart" uri="{C3380CC4-5D6E-409C-BE32-E72D297353CC}">
              <c16:uniqueId val="{00000001-4324-45B2-B386-019AA98556CA}"/>
            </c:ext>
          </c:extLst>
        </c:ser>
        <c:ser>
          <c:idx val="2"/>
          <c:order val="2"/>
          <c:tx>
            <c:strRef>
              <c:f>'9'!$F$6</c:f>
              <c:strCache>
                <c:ptCount val="1"/>
                <c:pt idx="0">
                  <c:v>Rather yes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'9'!$G$3:$H$3</c:f>
              <c:strCache>
                <c:ptCount val="2"/>
                <c:pt idx="0">
                  <c:v>Female</c:v>
                </c:pt>
                <c:pt idx="1">
                  <c:v>Male</c:v>
                </c:pt>
              </c:strCache>
            </c:strRef>
          </c:cat>
          <c:val>
            <c:numRef>
              <c:f>'9'!$G$6:$H$6</c:f>
              <c:numCache>
                <c:formatCode>0%</c:formatCode>
                <c:ptCount val="2"/>
                <c:pt idx="0">
                  <c:v>3.3333333333333333E-2</c:v>
                </c:pt>
                <c:pt idx="1">
                  <c:v>6.6666666666666666E-2</c:v>
                </c:pt>
              </c:numCache>
            </c:numRef>
          </c:val>
          <c:extLst>
            <c:ext xmlns:c16="http://schemas.microsoft.com/office/drawing/2014/chart" uri="{C3380CC4-5D6E-409C-BE32-E72D297353CC}">
              <c16:uniqueId val="{00000002-4324-45B2-B386-019AA98556CA}"/>
            </c:ext>
          </c:extLst>
        </c:ser>
        <c:ser>
          <c:idx val="3"/>
          <c:order val="3"/>
          <c:tx>
            <c:strRef>
              <c:f>'9'!$F$7</c:f>
              <c:strCache>
                <c:ptCount val="1"/>
                <c:pt idx="0">
                  <c:v>Definitely yes</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'9'!$G$3:$H$3</c:f>
              <c:strCache>
                <c:ptCount val="2"/>
                <c:pt idx="0">
                  <c:v>Female</c:v>
                </c:pt>
                <c:pt idx="1">
                  <c:v>Male</c:v>
                </c:pt>
              </c:strCache>
            </c:strRef>
          </c:cat>
          <c:val>
            <c:numRef>
              <c:f>'9'!$G$7:$H$7</c:f>
              <c:numCache>
                <c:formatCode>0%</c:formatCode>
                <c:ptCount val="2"/>
                <c:pt idx="0">
                  <c:v>0.43333333333333335</c:v>
                </c:pt>
                <c:pt idx="1">
                  <c:v>0.46666666666666667</c:v>
                </c:pt>
              </c:numCache>
            </c:numRef>
          </c:val>
          <c:extLst>
            <c:ext xmlns:c16="http://schemas.microsoft.com/office/drawing/2014/chart" uri="{C3380CC4-5D6E-409C-BE32-E72D297353CC}">
              <c16:uniqueId val="{00000003-4324-45B2-B386-019AA98556CA}"/>
            </c:ext>
          </c:extLst>
        </c:ser>
        <c:dLbls>
          <c:showLegendKey val="0"/>
          <c:showVal val="0"/>
          <c:showCatName val="0"/>
          <c:showSerName val="0"/>
          <c:showPercent val="0"/>
          <c:showBubbleSize val="0"/>
        </c:dLbls>
        <c:gapWidth val="150"/>
        <c:overlap val="100"/>
        <c:axId val="606406976"/>
        <c:axId val="606412800"/>
      </c:barChart>
      <c:catAx>
        <c:axId val="6064069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412800"/>
        <c:crosses val="autoZero"/>
        <c:auto val="1"/>
        <c:lblAlgn val="ctr"/>
        <c:lblOffset val="100"/>
        <c:noMultiLvlLbl val="0"/>
      </c:catAx>
      <c:valAx>
        <c:axId val="6064128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606406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'[GrafyNove.xlsx]3'!$L$2</c:f>
              <c:strCache>
                <c:ptCount val="1"/>
                <c:pt idx="0">
                  <c:v>Student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'[GrafyNove.xlsx]3'!$K$3:$K$6</c:f>
              <c:strCache>
                <c:ptCount val="4"/>
                <c:pt idx="0">
                  <c:v>Cheaper accommodation</c:v>
                </c:pt>
                <c:pt idx="1">
                  <c:v>I wanted to try something new</c:v>
                </c:pt>
                <c:pt idx="2">
                  <c:v>Meeting locals</c:v>
                </c:pt>
                <c:pt idx="3">
                  <c:v>Other</c:v>
                </c:pt>
              </c:strCache>
            </c:strRef>
          </c:cat>
          <c:val>
            <c:numRef>
              <c:f>'[GrafyNove.xlsx]3'!$L$3:$L$6</c:f>
              <c:numCache>
                <c:formatCode>0%</c:formatCode>
                <c:ptCount val="4"/>
                <c:pt idx="0">
                  <c:v>0.28662420382165604</c:v>
                </c:pt>
                <c:pt idx="1">
                  <c:v>3.1847133757961783E-2</c:v>
                </c:pt>
                <c:pt idx="2">
                  <c:v>6.369426751592357E-3</c:v>
                </c:pt>
                <c:pt idx="3">
                  <c:v>2.5477707006369428E-2</c:v>
                </c:pt>
              </c:numCache>
            </c:numRef>
          </c:val>
          <c:extLst>
            <c:ext xmlns:c16="http://schemas.microsoft.com/office/drawing/2014/chart" uri="{C3380CC4-5D6E-409C-BE32-E72D297353CC}">
              <c16:uniqueId val="{00000000-9445-408B-A33C-066BEEA9A557}"/>
            </c:ext>
          </c:extLst>
        </c:ser>
        <c:ser>
          <c:idx val="1"/>
          <c:order val="1"/>
          <c:tx>
            <c:strRef>
              <c:f>'[GrafyNove.xlsx]3'!$M$2</c:f>
              <c:strCache>
                <c:ptCount val="1"/>
                <c:pt idx="0">
                  <c:v>Worker</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'[GrafyNove.xlsx]3'!$K$3:$K$6</c:f>
              <c:strCache>
                <c:ptCount val="4"/>
                <c:pt idx="0">
                  <c:v>Cheaper accommodation</c:v>
                </c:pt>
                <c:pt idx="1">
                  <c:v>I wanted to try something new</c:v>
                </c:pt>
                <c:pt idx="2">
                  <c:v>Meeting locals</c:v>
                </c:pt>
                <c:pt idx="3">
                  <c:v>Other</c:v>
                </c:pt>
              </c:strCache>
            </c:strRef>
          </c:cat>
          <c:val>
            <c:numRef>
              <c:f>'[GrafyNove.xlsx]3'!$M$3:$M$6</c:f>
              <c:numCache>
                <c:formatCode>0%</c:formatCode>
                <c:ptCount val="4"/>
                <c:pt idx="0">
                  <c:v>0.30573248407643311</c:v>
                </c:pt>
                <c:pt idx="1">
                  <c:v>6.3694267515923567E-2</c:v>
                </c:pt>
                <c:pt idx="2">
                  <c:v>2.5477707006369428E-2</c:v>
                </c:pt>
                <c:pt idx="3">
                  <c:v>3.1847133757961783E-2</c:v>
                </c:pt>
              </c:numCache>
            </c:numRef>
          </c:val>
          <c:extLst>
            <c:ext xmlns:c16="http://schemas.microsoft.com/office/drawing/2014/chart" uri="{C3380CC4-5D6E-409C-BE32-E72D297353CC}">
              <c16:uniqueId val="{00000001-9445-408B-A33C-066BEEA9A557}"/>
            </c:ext>
          </c:extLst>
        </c:ser>
        <c:ser>
          <c:idx val="2"/>
          <c:order val="2"/>
          <c:tx>
            <c:strRef>
              <c:f>'[GrafyNove.xlsx]3'!$N$2</c:f>
              <c:strCache>
                <c:ptCount val="1"/>
                <c:pt idx="0">
                  <c:v>Self-employed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'[GrafyNove.xlsx]3'!$K$3:$K$6</c:f>
              <c:strCache>
                <c:ptCount val="4"/>
                <c:pt idx="0">
                  <c:v>Cheaper accommodation</c:v>
                </c:pt>
                <c:pt idx="1">
                  <c:v>I wanted to try something new</c:v>
                </c:pt>
                <c:pt idx="2">
                  <c:v>Meeting locals</c:v>
                </c:pt>
                <c:pt idx="3">
                  <c:v>Other</c:v>
                </c:pt>
              </c:strCache>
            </c:strRef>
          </c:cat>
          <c:val>
            <c:numRef>
              <c:f>'[GrafyNove.xlsx]3'!$N$3:$N$6</c:f>
              <c:numCache>
                <c:formatCode>0%</c:formatCode>
                <c:ptCount val="4"/>
                <c:pt idx="0">
                  <c:v>7.0063694267515922E-2</c:v>
                </c:pt>
                <c:pt idx="1">
                  <c:v>1.9108280254777069E-2</c:v>
                </c:pt>
                <c:pt idx="2">
                  <c:v>6.369426751592357E-3</c:v>
                </c:pt>
                <c:pt idx="3">
                  <c:v>3.8216560509554139E-2</c:v>
                </c:pt>
              </c:numCache>
            </c:numRef>
          </c:val>
          <c:extLst>
            <c:ext xmlns:c16="http://schemas.microsoft.com/office/drawing/2014/chart" uri="{C3380CC4-5D6E-409C-BE32-E72D297353CC}">
              <c16:uniqueId val="{00000002-9445-408B-A33C-066BEEA9A557}"/>
            </c:ext>
          </c:extLst>
        </c:ser>
        <c:ser>
          <c:idx val="3"/>
          <c:order val="3"/>
          <c:tx>
            <c:strRef>
              <c:f>'[GrafyNove.xlsx]3'!$O$2</c:f>
              <c:strCache>
                <c:ptCount val="1"/>
                <c:pt idx="0">
                  <c:v>Retirement</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4.7042220392802536E-3"/>
                  <c:y val="-9.955537087998256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445-408B-A33C-066BEEA9A557}"/>
                </c:ext>
              </c:extLst>
            </c:dLbl>
            <c:dLbl>
              <c:idx val="2"/>
              <c:delete val="1"/>
              <c:extLst>
                <c:ext xmlns:c15="http://schemas.microsoft.com/office/drawing/2012/chart" uri="{CE6537A1-D6FC-4f65-9D91-7224C49458BB}"/>
                <c:ext xmlns:c16="http://schemas.microsoft.com/office/drawing/2014/chart" uri="{C3380CC4-5D6E-409C-BE32-E72D297353CC}">
                  <c16:uniqueId val="{00000007-9445-408B-A33C-066BEEA9A557}"/>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'[GrafyNove.xlsx]3'!$K$3:$K$6</c:f>
              <c:strCache>
                <c:ptCount val="4"/>
                <c:pt idx="0">
                  <c:v>Cheaper accommodation</c:v>
                </c:pt>
                <c:pt idx="1">
                  <c:v>I wanted to try something new</c:v>
                </c:pt>
                <c:pt idx="2">
                  <c:v>Meeting locals</c:v>
                </c:pt>
                <c:pt idx="3">
                  <c:v>Other</c:v>
                </c:pt>
              </c:strCache>
            </c:strRef>
          </c:cat>
          <c:val>
            <c:numRef>
              <c:f>'[GrafyNove.xlsx]3'!$O$3:$O$6</c:f>
              <c:numCache>
                <c:formatCode>0%</c:formatCode>
                <c:ptCount val="4"/>
                <c:pt idx="0">
                  <c:v>2.5477707006369428E-2</c:v>
                </c:pt>
                <c:pt idx="1">
                  <c:v>1.2738853503184714E-2</c:v>
                </c:pt>
                <c:pt idx="2">
                  <c:v>0</c:v>
                </c:pt>
                <c:pt idx="3">
                  <c:v>3.1847133757961783E-2</c:v>
                </c:pt>
              </c:numCache>
            </c:numRef>
          </c:val>
          <c:extLst>
            <c:ext xmlns:c16="http://schemas.microsoft.com/office/drawing/2014/chart" uri="{C3380CC4-5D6E-409C-BE32-E72D297353CC}">
              <c16:uniqueId val="{00000003-9445-408B-A33C-066BEEA9A557}"/>
            </c:ext>
          </c:extLst>
        </c:ser>
        <c:ser>
          <c:idx val="4"/>
          <c:order val="4"/>
          <c:tx>
            <c:strRef>
              <c:f>'[GrafyNove.xlsx]3'!$P$2</c:f>
              <c:strCache>
                <c:ptCount val="1"/>
                <c:pt idx="0">
                  <c:v>Unemployed</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A-9445-408B-A33C-066BEEA9A557}"/>
                </c:ext>
              </c:extLst>
            </c:dLbl>
            <c:dLbl>
              <c:idx val="1"/>
              <c:delete val="1"/>
              <c:extLst>
                <c:ext xmlns:c15="http://schemas.microsoft.com/office/drawing/2012/chart" uri="{CE6537A1-D6FC-4f65-9D91-7224C49458BB}"/>
                <c:ext xmlns:c16="http://schemas.microsoft.com/office/drawing/2014/chart" uri="{C3380CC4-5D6E-409C-BE32-E72D297353CC}">
                  <c16:uniqueId val="{00000008-9445-408B-A33C-066BEEA9A557}"/>
                </c:ext>
              </c:extLst>
            </c:dLbl>
            <c:dLbl>
              <c:idx val="2"/>
              <c:delete val="1"/>
              <c:extLst>
                <c:ext xmlns:c15="http://schemas.microsoft.com/office/drawing/2012/chart" uri="{CE6537A1-D6FC-4f65-9D91-7224C49458BB}"/>
                <c:ext xmlns:c16="http://schemas.microsoft.com/office/drawing/2014/chart" uri="{C3380CC4-5D6E-409C-BE32-E72D297353CC}">
                  <c16:uniqueId val="{00000006-9445-408B-A33C-066BEEA9A557}"/>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'[GrafyNove.xlsx]3'!$K$3:$K$6</c:f>
              <c:strCache>
                <c:ptCount val="4"/>
                <c:pt idx="0">
                  <c:v>Cheaper accommodation</c:v>
                </c:pt>
                <c:pt idx="1">
                  <c:v>I wanted to try something new</c:v>
                </c:pt>
                <c:pt idx="2">
                  <c:v>Meeting locals</c:v>
                </c:pt>
                <c:pt idx="3">
                  <c:v>Other</c:v>
                </c:pt>
              </c:strCache>
            </c:strRef>
          </c:cat>
          <c:val>
            <c:numRef>
              <c:f>'[GrafyNove.xlsx]3'!$P$3:$P$6</c:f>
              <c:numCache>
                <c:formatCode>0%</c:formatCode>
                <c:ptCount val="4"/>
                <c:pt idx="0">
                  <c:v>6.369426751592357E-3</c:v>
                </c:pt>
                <c:pt idx="1">
                  <c:v>0</c:v>
                </c:pt>
                <c:pt idx="2">
                  <c:v>0</c:v>
                </c:pt>
                <c:pt idx="3">
                  <c:v>6.369426751592357E-3</c:v>
                </c:pt>
              </c:numCache>
            </c:numRef>
          </c:val>
          <c:extLst>
            <c:ext xmlns:c16="http://schemas.microsoft.com/office/drawing/2014/chart" uri="{C3380CC4-5D6E-409C-BE32-E72D297353CC}">
              <c16:uniqueId val="{00000004-9445-408B-A33C-066BEEA9A557}"/>
            </c:ext>
          </c:extLst>
        </c:ser>
        <c:ser>
          <c:idx val="5"/>
          <c:order val="5"/>
          <c:tx>
            <c:strRef>
              <c:f>'[GrafyNove.xlsx]3'!$Q$2</c:f>
              <c:strCache>
                <c:ptCount val="1"/>
                <c:pt idx="0">
                  <c:v>Other</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'[GrafyNove.xlsx]3'!$K$3:$K$6</c:f>
              <c:strCache>
                <c:ptCount val="4"/>
                <c:pt idx="0">
                  <c:v>Cheaper accommodation</c:v>
                </c:pt>
                <c:pt idx="1">
                  <c:v>I wanted to try something new</c:v>
                </c:pt>
                <c:pt idx="2">
                  <c:v>Meeting locals</c:v>
                </c:pt>
                <c:pt idx="3">
                  <c:v>Other</c:v>
                </c:pt>
              </c:strCache>
            </c:strRef>
          </c:cat>
          <c:val>
            <c:numRef>
              <c:f>'[GrafyNove.xlsx]3'!$Q$3:$Q$6</c:f>
              <c:numCache>
                <c:formatCode>0%</c:formatCode>
                <c:ptCount val="4"/>
                <c:pt idx="0">
                  <c:v>6.369426751592357E-3</c:v>
                </c:pt>
                <c:pt idx="1">
                  <c:v>0</c:v>
                </c:pt>
                <c:pt idx="2">
                  <c:v>0</c:v>
                </c:pt>
                <c:pt idx="3">
                  <c:v>0</c:v>
                </c:pt>
              </c:numCache>
            </c:numRef>
          </c:val>
          <c:extLst>
            <c:ext xmlns:c16="http://schemas.microsoft.com/office/drawing/2014/chart" uri="{C3380CC4-5D6E-409C-BE32-E72D297353CC}">
              <c16:uniqueId val="{00000005-9445-408B-A33C-066BEEA9A557}"/>
            </c:ext>
          </c:extLst>
        </c:ser>
        <c:dLbls>
          <c:showLegendKey val="0"/>
          <c:showVal val="0"/>
          <c:showCatName val="0"/>
          <c:showSerName val="0"/>
          <c:showPercent val="0"/>
          <c:showBubbleSize val="0"/>
        </c:dLbls>
        <c:gapWidth val="150"/>
        <c:overlap val="100"/>
        <c:axId val="411278672"/>
        <c:axId val="411275344"/>
      </c:barChart>
      <c:catAx>
        <c:axId val="411278672"/>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reason for joining AirBnB</a:t>
                </a:r>
              </a:p>
            </c:rich>
          </c:tx>
          <c:layout>
            <c:manualLayout>
              <c:xMode val="edge"/>
              <c:yMode val="edge"/>
              <c:x val="1.7791775204860534E-2"/>
              <c:y val="5.2900216145259887E-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75344"/>
        <c:crosses val="autoZero"/>
        <c:auto val="1"/>
        <c:lblAlgn val="ctr"/>
        <c:lblOffset val="100"/>
        <c:noMultiLvlLbl val="0"/>
      </c:catAx>
      <c:valAx>
        <c:axId val="411275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status of respondent</a:t>
                </a:r>
              </a:p>
            </c:rich>
          </c:tx>
          <c:layout>
            <c:manualLayout>
              <c:xMode val="edge"/>
              <c:yMode val="edge"/>
              <c:x val="0.56942278350471887"/>
              <c:y val="0.9114738167022802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78672"/>
        <c:crosses val="autoZero"/>
        <c:crossBetween val="between"/>
      </c:valAx>
      <c:spPr>
        <a:noFill/>
        <a:ln>
          <a:noFill/>
        </a:ln>
        <a:effectLst/>
      </c:spPr>
    </c:plotArea>
    <c:legend>
      <c:legendPos val="b"/>
      <c:layout>
        <c:manualLayout>
          <c:xMode val="edge"/>
          <c:yMode val="edge"/>
          <c:x val="0.27468370801475905"/>
          <c:y val="0.79739718408804849"/>
          <c:w val="0.7168696666539871"/>
          <c:h val="8.3643708105260089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'[grafy-rentals.xlsx]4'!$F$4</c:f>
              <c:strCache>
                <c:ptCount val="1"/>
                <c:pt idx="0">
                  <c:v>None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'[grafy-rentals.xlsx]4'!$G$4</c:f>
              <c:numCache>
                <c:formatCode>0%</c:formatCode>
                <c:ptCount val="1"/>
                <c:pt idx="0">
                  <c:v>6.6666666666666666E-2</c:v>
                </c:pt>
              </c:numCache>
            </c:numRef>
          </c:val>
          <c:extLst>
            <c:ext xmlns:c16="http://schemas.microsoft.com/office/drawing/2014/chart" uri="{C3380CC4-5D6E-409C-BE32-E72D297353CC}">
              <c16:uniqueId val="{00000000-B1FE-4011-83A9-F1027A38209E}"/>
            </c:ext>
          </c:extLst>
        </c:ser>
        <c:ser>
          <c:idx val="1"/>
          <c:order val="1"/>
          <c:tx>
            <c:strRef>
              <c:f>'[grafy-rentals.xlsx]4'!$F$5</c:f>
              <c:strCache>
                <c:ptCount val="1"/>
                <c:pt idx="0">
                  <c:v>One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'[grafy-rentals.xlsx]4'!$G$5</c:f>
              <c:numCache>
                <c:formatCode>0%</c:formatCode>
                <c:ptCount val="1"/>
                <c:pt idx="0">
                  <c:v>0.2</c:v>
                </c:pt>
              </c:numCache>
            </c:numRef>
          </c:val>
          <c:extLst>
            <c:ext xmlns:c16="http://schemas.microsoft.com/office/drawing/2014/chart" uri="{C3380CC4-5D6E-409C-BE32-E72D297353CC}">
              <c16:uniqueId val="{00000001-B1FE-4011-83A9-F1027A38209E}"/>
            </c:ext>
          </c:extLst>
        </c:ser>
        <c:ser>
          <c:idx val="2"/>
          <c:order val="2"/>
          <c:tx>
            <c:strRef>
              <c:f>'[grafy-rentals.xlsx]4'!$F$6</c:f>
              <c:strCache>
                <c:ptCount val="1"/>
                <c:pt idx="0">
                  <c:v>Two</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'[grafy-rentals.xlsx]4'!$G$6</c:f>
              <c:numCache>
                <c:formatCode>0%</c:formatCode>
                <c:ptCount val="1"/>
                <c:pt idx="0">
                  <c:v>0.5</c:v>
                </c:pt>
              </c:numCache>
            </c:numRef>
          </c:val>
          <c:extLst>
            <c:ext xmlns:c16="http://schemas.microsoft.com/office/drawing/2014/chart" uri="{C3380CC4-5D6E-409C-BE32-E72D297353CC}">
              <c16:uniqueId val="{00000002-B1FE-4011-83A9-F1027A38209E}"/>
            </c:ext>
          </c:extLst>
        </c:ser>
        <c:ser>
          <c:idx val="3"/>
          <c:order val="3"/>
          <c:tx>
            <c:strRef>
              <c:f>'[grafy-rentals.xlsx]4'!$F$7</c:f>
              <c:strCache>
                <c:ptCount val="1"/>
                <c:pt idx="0">
                  <c:v>Three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'[grafy-rentals.xlsx]4'!$G$7</c:f>
              <c:numCache>
                <c:formatCode>0%</c:formatCode>
                <c:ptCount val="1"/>
                <c:pt idx="0">
                  <c:v>0.23333333333333334</c:v>
                </c:pt>
              </c:numCache>
            </c:numRef>
          </c:val>
          <c:extLst>
            <c:ext xmlns:c16="http://schemas.microsoft.com/office/drawing/2014/chart" uri="{C3380CC4-5D6E-409C-BE32-E72D297353CC}">
              <c16:uniqueId val="{00000003-B1FE-4011-83A9-F1027A38209E}"/>
            </c:ext>
          </c:extLst>
        </c:ser>
        <c:dLbls>
          <c:showLegendKey val="0"/>
          <c:showVal val="0"/>
          <c:showCatName val="0"/>
          <c:showSerName val="0"/>
          <c:showPercent val="0"/>
          <c:showBubbleSize val="0"/>
        </c:dLbls>
        <c:gapWidth val="150"/>
        <c:overlap val="100"/>
        <c:axId val="396407632"/>
        <c:axId val="396397232"/>
      </c:barChart>
      <c:catAx>
        <c:axId val="396407632"/>
        <c:scaling>
          <c:orientation val="minMax"/>
        </c:scaling>
        <c:delete val="1"/>
        <c:axPos val="l"/>
        <c:numFmt formatCode="General" sourceLinked="1"/>
        <c:majorTickMark val="none"/>
        <c:minorTickMark val="none"/>
        <c:tickLblPos val="nextTo"/>
        <c:crossAx val="396397232"/>
        <c:crosses val="autoZero"/>
        <c:auto val="1"/>
        <c:lblAlgn val="ctr"/>
        <c:lblOffset val="100"/>
        <c:noMultiLvlLbl val="0"/>
      </c:catAx>
      <c:valAx>
        <c:axId val="396397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Number of languages the respondent can speak</a:t>
                </a:r>
              </a:p>
            </c:rich>
          </c:tx>
          <c:layout>
            <c:manualLayout>
              <c:xMode val="edge"/>
              <c:yMode val="edge"/>
              <c:x val="0.25953520263928465"/>
              <c:y val="0.6231695685926582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396407632"/>
        <c:crosses val="autoZero"/>
        <c:crossBetween val="between"/>
      </c:valAx>
      <c:spPr>
        <a:noFill/>
        <a:ln>
          <a:noFill/>
        </a:ln>
        <a:effectLst/>
      </c:spPr>
    </c:plotArea>
    <c:legend>
      <c:legendPos val="b"/>
      <c:layout>
        <c:manualLayout>
          <c:xMode val="edge"/>
          <c:yMode val="edge"/>
          <c:x val="0.32224856261275692"/>
          <c:y val="0.80958929429595949"/>
          <c:w val="0.36630446194225724"/>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'8'!$K$1</c:f>
              <c:strCache>
                <c:ptCount val="1"/>
                <c:pt idx="0">
                  <c:v>Student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'8'!$J$2:$J$6</c:f>
              <c:strCache>
                <c:ptCount val="5"/>
                <c:pt idx="0">
                  <c:v>1x</c:v>
                </c:pt>
                <c:pt idx="1">
                  <c:v>2x-3x</c:v>
                </c:pt>
                <c:pt idx="2">
                  <c:v>4x-5x</c:v>
                </c:pt>
                <c:pt idx="3">
                  <c:v>6x-9x</c:v>
                </c:pt>
                <c:pt idx="4">
                  <c:v>10x or more</c:v>
                </c:pt>
              </c:strCache>
            </c:strRef>
          </c:cat>
          <c:val>
            <c:numRef>
              <c:f>'8'!$K$2:$K$6</c:f>
              <c:numCache>
                <c:formatCode>0%</c:formatCode>
                <c:ptCount val="5"/>
                <c:pt idx="0">
                  <c:v>0.16560509554140126</c:v>
                </c:pt>
                <c:pt idx="1">
                  <c:v>0.12101910828025478</c:v>
                </c:pt>
                <c:pt idx="2">
                  <c:v>1.9108280254777069E-2</c:v>
                </c:pt>
                <c:pt idx="3">
                  <c:v>1.2738853503184714E-2</c:v>
                </c:pt>
                <c:pt idx="4">
                  <c:v>6.369426751592357E-3</c:v>
                </c:pt>
              </c:numCache>
            </c:numRef>
          </c:val>
          <c:extLst>
            <c:ext xmlns:c16="http://schemas.microsoft.com/office/drawing/2014/chart" uri="{C3380CC4-5D6E-409C-BE32-E72D297353CC}">
              <c16:uniqueId val="{00000000-32E7-4A4E-8AC4-753DF5D996DF}"/>
            </c:ext>
          </c:extLst>
        </c:ser>
        <c:ser>
          <c:idx val="1"/>
          <c:order val="1"/>
          <c:tx>
            <c:strRef>
              <c:f>'8'!$L$1</c:f>
              <c:strCache>
                <c:ptCount val="1"/>
                <c:pt idx="0">
                  <c:v>Worker</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'8'!$J$2:$J$6</c:f>
              <c:strCache>
                <c:ptCount val="5"/>
                <c:pt idx="0">
                  <c:v>1x</c:v>
                </c:pt>
                <c:pt idx="1">
                  <c:v>2x-3x</c:v>
                </c:pt>
                <c:pt idx="2">
                  <c:v>4x-5x</c:v>
                </c:pt>
                <c:pt idx="3">
                  <c:v>6x-9x</c:v>
                </c:pt>
                <c:pt idx="4">
                  <c:v>10x or more</c:v>
                </c:pt>
              </c:strCache>
            </c:strRef>
          </c:cat>
          <c:val>
            <c:numRef>
              <c:f>'8'!$L$2:$L$6</c:f>
              <c:numCache>
                <c:formatCode>0%</c:formatCode>
                <c:ptCount val="5"/>
                <c:pt idx="0">
                  <c:v>0.20382165605095542</c:v>
                </c:pt>
                <c:pt idx="1">
                  <c:v>0.20382165605095542</c:v>
                </c:pt>
                <c:pt idx="2">
                  <c:v>5.7324840764331211E-2</c:v>
                </c:pt>
                <c:pt idx="3">
                  <c:v>2.5477707006369428E-2</c:v>
                </c:pt>
                <c:pt idx="4">
                  <c:v>1.2738853503184714E-2</c:v>
                </c:pt>
              </c:numCache>
            </c:numRef>
          </c:val>
          <c:extLst>
            <c:ext xmlns:c16="http://schemas.microsoft.com/office/drawing/2014/chart" uri="{C3380CC4-5D6E-409C-BE32-E72D297353CC}">
              <c16:uniqueId val="{00000001-32E7-4A4E-8AC4-753DF5D996DF}"/>
            </c:ext>
          </c:extLst>
        </c:ser>
        <c:ser>
          <c:idx val="2"/>
          <c:order val="2"/>
          <c:tx>
            <c:strRef>
              <c:f>'8'!$M$1</c:f>
              <c:strCache>
                <c:ptCount val="1"/>
                <c:pt idx="0">
                  <c:v>Self-employed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2-32E7-4A4E-8AC4-753DF5D996D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'8'!$J$2:$J$6</c:f>
              <c:strCache>
                <c:ptCount val="5"/>
                <c:pt idx="0">
                  <c:v>1x</c:v>
                </c:pt>
                <c:pt idx="1">
                  <c:v>2x-3x</c:v>
                </c:pt>
                <c:pt idx="2">
                  <c:v>4x-5x</c:v>
                </c:pt>
                <c:pt idx="3">
                  <c:v>6x-9x</c:v>
                </c:pt>
                <c:pt idx="4">
                  <c:v>10x or more</c:v>
                </c:pt>
              </c:strCache>
            </c:strRef>
          </c:cat>
          <c:val>
            <c:numRef>
              <c:f>'8'!$M$2:$M$6</c:f>
              <c:numCache>
                <c:formatCode>0%</c:formatCode>
                <c:ptCount val="5"/>
                <c:pt idx="0">
                  <c:v>3.8216560509554139E-2</c:v>
                </c:pt>
                <c:pt idx="1">
                  <c:v>5.7324840764331211E-2</c:v>
                </c:pt>
                <c:pt idx="2">
                  <c:v>6.369426751592357E-3</c:v>
                </c:pt>
                <c:pt idx="3">
                  <c:v>6.369426751592357E-3</c:v>
                </c:pt>
                <c:pt idx="4">
                  <c:v>0</c:v>
                </c:pt>
              </c:numCache>
            </c:numRef>
          </c:val>
          <c:extLst>
            <c:ext xmlns:c16="http://schemas.microsoft.com/office/drawing/2014/chart" uri="{C3380CC4-5D6E-409C-BE32-E72D297353CC}">
              <c16:uniqueId val="{00000003-32E7-4A4E-8AC4-753DF5D996DF}"/>
            </c:ext>
          </c:extLst>
        </c:ser>
        <c:ser>
          <c:idx val="3"/>
          <c:order val="3"/>
          <c:tx>
            <c:strRef>
              <c:f>'8'!$N$1</c:f>
              <c:strCache>
                <c:ptCount val="1"/>
                <c:pt idx="0">
                  <c:v>Retirement</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4-32E7-4A4E-8AC4-753DF5D996DF}"/>
                </c:ext>
              </c:extLst>
            </c:dLbl>
            <c:dLbl>
              <c:idx val="3"/>
              <c:delete val="1"/>
              <c:extLst>
                <c:ext xmlns:c15="http://schemas.microsoft.com/office/drawing/2012/chart" uri="{CE6537A1-D6FC-4f65-9D91-7224C49458BB}"/>
                <c:ext xmlns:c16="http://schemas.microsoft.com/office/drawing/2014/chart" uri="{C3380CC4-5D6E-409C-BE32-E72D297353CC}">
                  <c16:uniqueId val="{00000005-32E7-4A4E-8AC4-753DF5D996DF}"/>
                </c:ext>
              </c:extLst>
            </c:dLbl>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'8'!$J$2:$J$6</c:f>
              <c:strCache>
                <c:ptCount val="5"/>
                <c:pt idx="0">
                  <c:v>1x</c:v>
                </c:pt>
                <c:pt idx="1">
                  <c:v>2x-3x</c:v>
                </c:pt>
                <c:pt idx="2">
                  <c:v>4x-5x</c:v>
                </c:pt>
                <c:pt idx="3">
                  <c:v>6x-9x</c:v>
                </c:pt>
                <c:pt idx="4">
                  <c:v>10x or more</c:v>
                </c:pt>
              </c:strCache>
            </c:strRef>
          </c:cat>
          <c:val>
            <c:numRef>
              <c:f>'8'!$N$2:$N$6</c:f>
              <c:numCache>
                <c:formatCode>0%</c:formatCode>
                <c:ptCount val="5"/>
                <c:pt idx="0">
                  <c:v>2.5477707006369428E-2</c:v>
                </c:pt>
                <c:pt idx="1">
                  <c:v>0</c:v>
                </c:pt>
                <c:pt idx="2">
                  <c:v>1.9108280254777069E-2</c:v>
                </c:pt>
                <c:pt idx="3">
                  <c:v>0</c:v>
                </c:pt>
                <c:pt idx="4">
                  <c:v>6.369426751592357E-3</c:v>
                </c:pt>
              </c:numCache>
            </c:numRef>
          </c:val>
          <c:extLst>
            <c:ext xmlns:c16="http://schemas.microsoft.com/office/drawing/2014/chart" uri="{C3380CC4-5D6E-409C-BE32-E72D297353CC}">
              <c16:uniqueId val="{00000006-32E7-4A4E-8AC4-753DF5D996DF}"/>
            </c:ext>
          </c:extLst>
        </c:ser>
        <c:ser>
          <c:idx val="4"/>
          <c:order val="4"/>
          <c:tx>
            <c:strRef>
              <c:f>'8'!$O$1</c:f>
              <c:strCache>
                <c:ptCount val="1"/>
                <c:pt idx="0">
                  <c:v>Unemployed</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'8'!$J$2:$J$6</c:f>
              <c:strCache>
                <c:ptCount val="5"/>
                <c:pt idx="0">
                  <c:v>1x</c:v>
                </c:pt>
                <c:pt idx="1">
                  <c:v>2x-3x</c:v>
                </c:pt>
                <c:pt idx="2">
                  <c:v>4x-5x</c:v>
                </c:pt>
                <c:pt idx="3">
                  <c:v>6x-9x</c:v>
                </c:pt>
                <c:pt idx="4">
                  <c:v>10x or more</c:v>
                </c:pt>
              </c:strCache>
            </c:strRef>
          </c:cat>
          <c:val>
            <c:numRef>
              <c:f>'8'!$O$2:$O$6</c:f>
              <c:numCache>
                <c:formatCode>0%</c:formatCode>
                <c:ptCount val="5"/>
                <c:pt idx="0">
                  <c:v>6.369426751592357E-3</c:v>
                </c:pt>
                <c:pt idx="1">
                  <c:v>0</c:v>
                </c:pt>
                <c:pt idx="2">
                  <c:v>0</c:v>
                </c:pt>
                <c:pt idx="3">
                  <c:v>0</c:v>
                </c:pt>
                <c:pt idx="4">
                  <c:v>0</c:v>
                </c:pt>
              </c:numCache>
            </c:numRef>
          </c:val>
          <c:extLst>
            <c:ext xmlns:c16="http://schemas.microsoft.com/office/drawing/2014/chart" uri="{C3380CC4-5D6E-409C-BE32-E72D297353CC}">
              <c16:uniqueId val="{00000007-32E7-4A4E-8AC4-753DF5D996DF}"/>
            </c:ext>
          </c:extLst>
        </c:ser>
        <c:ser>
          <c:idx val="5"/>
          <c:order val="5"/>
          <c:tx>
            <c:strRef>
              <c:f>'8'!$P$1</c:f>
              <c:strCache>
                <c:ptCount val="1"/>
                <c:pt idx="0">
                  <c:v>Other</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8-32E7-4A4E-8AC4-753DF5D996DF}"/>
                </c:ext>
              </c:extLst>
            </c:dLbl>
            <c:dLbl>
              <c:idx val="1"/>
              <c:delete val="1"/>
              <c:extLst>
                <c:ext xmlns:c15="http://schemas.microsoft.com/office/drawing/2012/chart" uri="{CE6537A1-D6FC-4f65-9D91-7224C49458BB}"/>
                <c:ext xmlns:c16="http://schemas.microsoft.com/office/drawing/2014/chart" uri="{C3380CC4-5D6E-409C-BE32-E72D297353CC}">
                  <c16:uniqueId val="{00000009-32E7-4A4E-8AC4-753DF5D996DF}"/>
                </c:ext>
              </c:extLst>
            </c:dLbl>
            <c:dLbl>
              <c:idx val="3"/>
              <c:delete val="1"/>
              <c:extLst>
                <c:ext xmlns:c15="http://schemas.microsoft.com/office/drawing/2012/chart" uri="{CE6537A1-D6FC-4f65-9D91-7224C49458BB}"/>
                <c:ext xmlns:c16="http://schemas.microsoft.com/office/drawing/2014/chart" uri="{C3380CC4-5D6E-409C-BE32-E72D297353CC}">
                  <c16:uniqueId val="{0000000A-32E7-4A4E-8AC4-753DF5D996DF}"/>
                </c:ext>
              </c:extLst>
            </c:dLbl>
            <c:dLbl>
              <c:idx val="4"/>
              <c:delete val="1"/>
              <c:extLst>
                <c:ext xmlns:c15="http://schemas.microsoft.com/office/drawing/2012/chart" uri="{CE6537A1-D6FC-4f65-9D91-7224C49458BB}"/>
                <c:ext xmlns:c16="http://schemas.microsoft.com/office/drawing/2014/chart" uri="{C3380CC4-5D6E-409C-BE32-E72D297353CC}">
                  <c16:uniqueId val="{0000000B-32E7-4A4E-8AC4-753DF5D996DF}"/>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'8'!$J$2:$J$6</c:f>
              <c:strCache>
                <c:ptCount val="5"/>
                <c:pt idx="0">
                  <c:v>1x</c:v>
                </c:pt>
                <c:pt idx="1">
                  <c:v>2x-3x</c:v>
                </c:pt>
                <c:pt idx="2">
                  <c:v>4x-5x</c:v>
                </c:pt>
                <c:pt idx="3">
                  <c:v>6x-9x</c:v>
                </c:pt>
                <c:pt idx="4">
                  <c:v>10x or more</c:v>
                </c:pt>
              </c:strCache>
            </c:strRef>
          </c:cat>
          <c:val>
            <c:numRef>
              <c:f>'8'!$P$2:$P$6</c:f>
              <c:numCache>
                <c:formatCode>0%</c:formatCode>
                <c:ptCount val="5"/>
                <c:pt idx="0">
                  <c:v>0</c:v>
                </c:pt>
                <c:pt idx="1">
                  <c:v>0</c:v>
                </c:pt>
                <c:pt idx="2">
                  <c:v>6.369426751592357E-3</c:v>
                </c:pt>
                <c:pt idx="3">
                  <c:v>0</c:v>
                </c:pt>
                <c:pt idx="4">
                  <c:v>0</c:v>
                </c:pt>
              </c:numCache>
            </c:numRef>
          </c:val>
          <c:extLst>
            <c:ext xmlns:c16="http://schemas.microsoft.com/office/drawing/2014/chart" uri="{C3380CC4-5D6E-409C-BE32-E72D297353CC}">
              <c16:uniqueId val="{0000000C-32E7-4A4E-8AC4-753DF5D996DF}"/>
            </c:ext>
          </c:extLst>
        </c:ser>
        <c:dLbls>
          <c:showLegendKey val="0"/>
          <c:showVal val="0"/>
          <c:showCatName val="0"/>
          <c:showSerName val="0"/>
          <c:showPercent val="0"/>
          <c:showBubbleSize val="0"/>
        </c:dLbls>
        <c:gapWidth val="150"/>
        <c:overlap val="100"/>
        <c:axId val="442463984"/>
        <c:axId val="442450672"/>
      </c:barChart>
      <c:catAx>
        <c:axId val="442463984"/>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frequency</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50672"/>
        <c:crosses val="autoZero"/>
        <c:auto val="1"/>
        <c:lblAlgn val="ctr"/>
        <c:lblOffset val="100"/>
        <c:noMultiLvlLbl val="0"/>
      </c:catAx>
      <c:valAx>
        <c:axId val="44245067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63984"/>
        <c:crosses val="autoZero"/>
        <c:crossBetween val="between"/>
      </c:valAx>
      <c:spPr>
        <a:noFill/>
        <a:ln>
          <a:noFill/>
        </a:ln>
        <a:effectLst/>
      </c:spPr>
    </c:plotArea>
    <c:legend>
      <c:legendPos val="b"/>
      <c:layout>
        <c:manualLayout>
          <c:xMode val="edge"/>
          <c:yMode val="edge"/>
          <c:x val="6.8794877974619695E-2"/>
          <c:y val="0.85465896517536533"/>
          <c:w val="0.86241004066665239"/>
          <c:h val="9.8598411394894656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'4'!$I$2</c:f>
              <c:strCache>
                <c:ptCount val="1"/>
                <c:pt idx="0">
                  <c:v>Shared with the host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'4'!$J$1:$K$1</c:f>
              <c:strCache>
                <c:ptCount val="2"/>
                <c:pt idx="0">
                  <c:v>Female</c:v>
                </c:pt>
                <c:pt idx="1">
                  <c:v>Male</c:v>
                </c:pt>
              </c:strCache>
            </c:strRef>
          </c:cat>
          <c:val>
            <c:numRef>
              <c:f>'4'!$J$2:$K$2</c:f>
              <c:numCache>
                <c:formatCode>0%</c:formatCode>
                <c:ptCount val="2"/>
                <c:pt idx="0">
                  <c:v>8.9171974522292988E-2</c:v>
                </c:pt>
                <c:pt idx="1">
                  <c:v>3.1847133757961783E-2</c:v>
                </c:pt>
              </c:numCache>
            </c:numRef>
          </c:val>
          <c:extLst>
            <c:ext xmlns:c16="http://schemas.microsoft.com/office/drawing/2014/chart" uri="{C3380CC4-5D6E-409C-BE32-E72D297353CC}">
              <c16:uniqueId val="{00000000-74D4-46E4-8ECF-A5AC236389B5}"/>
            </c:ext>
          </c:extLst>
        </c:ser>
        <c:ser>
          <c:idx val="1"/>
          <c:order val="1"/>
          <c:tx>
            <c:strRef>
              <c:f>'4'!$I$3</c:f>
              <c:strCache>
                <c:ptCount val="1"/>
                <c:pt idx="0">
                  <c:v>Separated</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'4'!$J$1:$K$1</c:f>
              <c:strCache>
                <c:ptCount val="2"/>
                <c:pt idx="0">
                  <c:v>Female</c:v>
                </c:pt>
                <c:pt idx="1">
                  <c:v>Male</c:v>
                </c:pt>
              </c:strCache>
            </c:strRef>
          </c:cat>
          <c:val>
            <c:numRef>
              <c:f>'4'!$J$3:$K$3</c:f>
              <c:numCache>
                <c:formatCode>0%</c:formatCode>
                <c:ptCount val="2"/>
                <c:pt idx="0">
                  <c:v>0.60509554140127386</c:v>
                </c:pt>
                <c:pt idx="1">
                  <c:v>0.27388535031847133</c:v>
                </c:pt>
              </c:numCache>
            </c:numRef>
          </c:val>
          <c:extLst>
            <c:ext xmlns:c16="http://schemas.microsoft.com/office/drawing/2014/chart" uri="{C3380CC4-5D6E-409C-BE32-E72D297353CC}">
              <c16:uniqueId val="{00000001-74D4-46E4-8ECF-A5AC236389B5}"/>
            </c:ext>
          </c:extLst>
        </c:ser>
        <c:dLbls>
          <c:showLegendKey val="0"/>
          <c:showVal val="0"/>
          <c:showCatName val="0"/>
          <c:showSerName val="0"/>
          <c:showPercent val="0"/>
          <c:showBubbleSize val="0"/>
        </c:dLbls>
        <c:gapWidth val="150"/>
        <c:overlap val="100"/>
        <c:axId val="442458576"/>
        <c:axId val="442466064"/>
      </c:barChart>
      <c:catAx>
        <c:axId val="442458576"/>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gender of respondents</a:t>
                </a:r>
              </a:p>
            </c:rich>
          </c:tx>
          <c:layout>
            <c:manualLayout>
              <c:xMode val="edge"/>
              <c:yMode val="edge"/>
              <c:x val="1.6666666666666666E-2"/>
              <c:y val="0.21790864683581215"/>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66064"/>
        <c:crosses val="autoZero"/>
        <c:auto val="1"/>
        <c:lblAlgn val="ctr"/>
        <c:lblOffset val="100"/>
        <c:noMultiLvlLbl val="0"/>
      </c:catAx>
      <c:valAx>
        <c:axId val="442466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Preference of shared or separated accommodation</a:t>
                </a:r>
              </a:p>
            </c:rich>
          </c:tx>
          <c:layout>
            <c:manualLayout>
              <c:xMode val="edge"/>
              <c:yMode val="edge"/>
              <c:x val="0.28255096237970256"/>
              <c:y val="0.875647419072615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58576"/>
        <c:crosses val="autoZero"/>
        <c:crossBetween val="between"/>
      </c:valAx>
      <c:spPr>
        <a:noFill/>
        <a:ln>
          <a:noFill/>
        </a:ln>
        <a:effectLst/>
      </c:spPr>
    </c:plotArea>
    <c:legend>
      <c:legendPos val="b"/>
      <c:layout>
        <c:manualLayout>
          <c:xMode val="edge"/>
          <c:yMode val="edge"/>
          <c:x val="0.30575524934383203"/>
          <c:y val="0.77835593467483233"/>
          <c:w val="0.44404505686789147"/>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'7'!$B$3</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layout>
                <c:manualLayout>
                  <c:x val="3.3333333333333333E-2"/>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053-4DD7-BC3A-F5169B80FBB6}"/>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'7'!$A$4:$A$6</c:f>
              <c:strCache>
                <c:ptCount val="3"/>
                <c:pt idx="0">
                  <c:v>I do not mind</c:v>
                </c:pt>
                <c:pt idx="1">
                  <c:v>Female</c:v>
                </c:pt>
                <c:pt idx="2">
                  <c:v>Male</c:v>
                </c:pt>
              </c:strCache>
            </c:strRef>
          </c:cat>
          <c:val>
            <c:numRef>
              <c:f>'7'!$B$4:$B$6</c:f>
              <c:numCache>
                <c:formatCode>General</c:formatCode>
                <c:ptCount val="3"/>
                <c:pt idx="0">
                  <c:v>87</c:v>
                </c:pt>
                <c:pt idx="1">
                  <c:v>21</c:v>
                </c:pt>
                <c:pt idx="2">
                  <c:v>1</c:v>
                </c:pt>
              </c:numCache>
            </c:numRef>
          </c:val>
          <c:extLst>
            <c:ext xmlns:c16="http://schemas.microsoft.com/office/drawing/2014/chart" uri="{C3380CC4-5D6E-409C-BE32-E72D297353CC}">
              <c16:uniqueId val="{00000001-4053-4DD7-BC3A-F5169B80FBB6}"/>
            </c:ext>
          </c:extLst>
        </c:ser>
        <c:ser>
          <c:idx val="1"/>
          <c:order val="1"/>
          <c:tx>
            <c:strRef>
              <c:f>'7'!$C$3</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layout>
                <c:manualLayout>
                  <c:x val="3.05555555555555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053-4DD7-BC3A-F5169B80FBB6}"/>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'7'!$A$4:$A$6</c:f>
              <c:strCache>
                <c:ptCount val="3"/>
                <c:pt idx="0">
                  <c:v>I do not mind</c:v>
                </c:pt>
                <c:pt idx="1">
                  <c:v>Female</c:v>
                </c:pt>
                <c:pt idx="2">
                  <c:v>Male</c:v>
                </c:pt>
              </c:strCache>
            </c:strRef>
          </c:cat>
          <c:val>
            <c:numRef>
              <c:f>'7'!$C$4:$C$6</c:f>
              <c:numCache>
                <c:formatCode>General</c:formatCode>
                <c:ptCount val="3"/>
                <c:pt idx="0">
                  <c:v>45</c:v>
                </c:pt>
                <c:pt idx="1">
                  <c:v>2</c:v>
                </c:pt>
                <c:pt idx="2">
                  <c:v>1</c:v>
                </c:pt>
              </c:numCache>
            </c:numRef>
          </c:val>
          <c:extLst>
            <c:ext xmlns:c16="http://schemas.microsoft.com/office/drawing/2014/chart" uri="{C3380CC4-5D6E-409C-BE32-E72D297353CC}">
              <c16:uniqueId val="{00000003-4053-4DD7-BC3A-F5169B80FBB6}"/>
            </c:ext>
          </c:extLst>
        </c:ser>
        <c:dLbls>
          <c:showLegendKey val="0"/>
          <c:showVal val="0"/>
          <c:showCatName val="0"/>
          <c:showSerName val="0"/>
          <c:showPercent val="0"/>
          <c:showBubbleSize val="0"/>
        </c:dLbls>
        <c:gapWidth val="150"/>
        <c:overlap val="100"/>
        <c:axId val="560499968"/>
        <c:axId val="560497472"/>
      </c:barChart>
      <c:catAx>
        <c:axId val="560499968"/>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Preferenced host´s gender</a:t>
                </a:r>
              </a:p>
            </c:rich>
          </c:tx>
          <c:layout>
            <c:manualLayout>
              <c:xMode val="edge"/>
              <c:yMode val="edge"/>
              <c:x val="2.2222222222222223E-2"/>
              <c:y val="0.19006124234470689"/>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560497472"/>
        <c:crosses val="autoZero"/>
        <c:auto val="1"/>
        <c:lblAlgn val="ctr"/>
        <c:lblOffset val="100"/>
        <c:noMultiLvlLbl val="0"/>
      </c:catAx>
      <c:valAx>
        <c:axId val="560497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cs-CZ"/>
                  <a:t>The gender of respondent</a:t>
                </a:r>
              </a:p>
            </c:rich>
          </c:tx>
          <c:layout>
            <c:manualLayout>
              <c:xMode val="edge"/>
              <c:yMode val="edge"/>
              <c:x val="0.37356004412491911"/>
              <c:y val="0.722869641294838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56049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290080927384077"/>
          <c:y val="5.0925925925925923E-2"/>
          <c:w val="0.77754374453193353"/>
          <c:h val="0.66124240220876107"/>
        </c:manualLayout>
      </c:layout>
      <c:barChart>
        <c:barDir val="bar"/>
        <c:grouping val="stacked"/>
        <c:varyColors val="0"/>
        <c:ser>
          <c:idx val="0"/>
          <c:order val="0"/>
          <c:tx>
            <c:strRef>
              <c:f>'12'!$B$3</c:f>
              <c:strCache>
                <c:ptCount val="1"/>
                <c:pt idx="0">
                  <c:v>Yes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'12'!$A$4:$A$5</c:f>
              <c:strCache>
                <c:ptCount val="2"/>
                <c:pt idx="0">
                  <c:v>Female</c:v>
                </c:pt>
                <c:pt idx="1">
                  <c:v>Male</c:v>
                </c:pt>
              </c:strCache>
            </c:strRef>
          </c:cat>
          <c:val>
            <c:numRef>
              <c:f>'12'!$B$4:$B$5</c:f>
              <c:numCache>
                <c:formatCode>General</c:formatCode>
                <c:ptCount val="2"/>
                <c:pt idx="0">
                  <c:v>104</c:v>
                </c:pt>
                <c:pt idx="1">
                  <c:v>46</c:v>
                </c:pt>
              </c:numCache>
            </c:numRef>
          </c:val>
          <c:extLst>
            <c:ext xmlns:c16="http://schemas.microsoft.com/office/drawing/2014/chart" uri="{C3380CC4-5D6E-409C-BE32-E72D297353CC}">
              <c16:uniqueId val="{00000000-D29E-42CB-B83C-E89ADB71666F}"/>
            </c:ext>
          </c:extLst>
        </c:ser>
        <c:ser>
          <c:idx val="1"/>
          <c:order val="1"/>
          <c:tx>
            <c:strRef>
              <c:f>'12'!$C$3</c:f>
              <c:strCache>
                <c:ptCount val="1"/>
                <c:pt idx="0">
                  <c:v>No</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'12'!$A$4:$A$5</c:f>
              <c:strCache>
                <c:ptCount val="2"/>
                <c:pt idx="0">
                  <c:v>Female</c:v>
                </c:pt>
                <c:pt idx="1">
                  <c:v>Male</c:v>
                </c:pt>
              </c:strCache>
            </c:strRef>
          </c:cat>
          <c:val>
            <c:numRef>
              <c:f>'12'!$C$4:$C$5</c:f>
              <c:numCache>
                <c:formatCode>General</c:formatCode>
                <c:ptCount val="2"/>
                <c:pt idx="0">
                  <c:v>5</c:v>
                </c:pt>
                <c:pt idx="1">
                  <c:v>2</c:v>
                </c:pt>
              </c:numCache>
            </c:numRef>
          </c:val>
          <c:extLst>
            <c:ext xmlns:c16="http://schemas.microsoft.com/office/drawing/2014/chart" uri="{C3380CC4-5D6E-409C-BE32-E72D297353CC}">
              <c16:uniqueId val="{00000001-D29E-42CB-B83C-E89ADB71666F}"/>
            </c:ext>
          </c:extLst>
        </c:ser>
        <c:dLbls>
          <c:showLegendKey val="0"/>
          <c:showVal val="0"/>
          <c:showCatName val="0"/>
          <c:showSerName val="0"/>
          <c:showPercent val="0"/>
          <c:showBubbleSize val="0"/>
        </c:dLbls>
        <c:gapWidth val="150"/>
        <c:overlap val="100"/>
        <c:axId val="411260368"/>
        <c:axId val="411278256"/>
      </c:barChart>
      <c:catAx>
        <c:axId val="411260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78256"/>
        <c:crosses val="autoZero"/>
        <c:auto val="1"/>
        <c:lblAlgn val="ctr"/>
        <c:lblOffset val="100"/>
        <c:noMultiLvlLbl val="0"/>
      </c:catAx>
      <c:valAx>
        <c:axId val="411278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1126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'13'!$A$4</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'13'!$B$3:$D$3</c:f>
              <c:strCache>
                <c:ptCount val="3"/>
                <c:pt idx="0">
                  <c:v>Yes</c:v>
                </c:pt>
                <c:pt idx="1">
                  <c:v>No</c:v>
                </c:pt>
                <c:pt idx="2">
                  <c:v>I am not sure</c:v>
                </c:pt>
              </c:strCache>
            </c:strRef>
          </c:cat>
          <c:val>
            <c:numRef>
              <c:f>'13'!$B$4:$D$4</c:f>
              <c:numCache>
                <c:formatCode>General</c:formatCode>
                <c:ptCount val="3"/>
                <c:pt idx="0">
                  <c:v>17</c:v>
                </c:pt>
                <c:pt idx="1">
                  <c:v>54</c:v>
                </c:pt>
                <c:pt idx="2">
                  <c:v>37</c:v>
                </c:pt>
              </c:numCache>
            </c:numRef>
          </c:val>
          <c:extLst>
            <c:ext xmlns:c16="http://schemas.microsoft.com/office/drawing/2014/chart" uri="{C3380CC4-5D6E-409C-BE32-E72D297353CC}">
              <c16:uniqueId val="{00000000-48DC-427C-B1BC-A71FE2E7E892}"/>
            </c:ext>
          </c:extLst>
        </c:ser>
        <c:ser>
          <c:idx val="1"/>
          <c:order val="1"/>
          <c:tx>
            <c:strRef>
              <c:f>'13'!$A$5</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'13'!$B$3:$D$3</c:f>
              <c:strCache>
                <c:ptCount val="3"/>
                <c:pt idx="0">
                  <c:v>Yes</c:v>
                </c:pt>
                <c:pt idx="1">
                  <c:v>No</c:v>
                </c:pt>
                <c:pt idx="2">
                  <c:v>I am not sure</c:v>
                </c:pt>
              </c:strCache>
            </c:strRef>
          </c:cat>
          <c:val>
            <c:numRef>
              <c:f>'13'!$B$5:$D$5</c:f>
              <c:numCache>
                <c:formatCode>General</c:formatCode>
                <c:ptCount val="3"/>
                <c:pt idx="0">
                  <c:v>14</c:v>
                </c:pt>
                <c:pt idx="1">
                  <c:v>19</c:v>
                </c:pt>
                <c:pt idx="2">
                  <c:v>16</c:v>
                </c:pt>
              </c:numCache>
            </c:numRef>
          </c:val>
          <c:extLst>
            <c:ext xmlns:c16="http://schemas.microsoft.com/office/drawing/2014/chart" uri="{C3380CC4-5D6E-409C-BE32-E72D297353CC}">
              <c16:uniqueId val="{00000001-48DC-427C-B1BC-A71FE2E7E892}"/>
            </c:ext>
          </c:extLst>
        </c:ser>
        <c:dLbls>
          <c:showLegendKey val="0"/>
          <c:showVal val="0"/>
          <c:showCatName val="0"/>
          <c:showSerName val="0"/>
          <c:showPercent val="0"/>
          <c:showBubbleSize val="0"/>
        </c:dLbls>
        <c:gapWidth val="150"/>
        <c:overlap val="100"/>
        <c:axId val="560517440"/>
        <c:axId val="560517856"/>
      </c:barChart>
      <c:catAx>
        <c:axId val="5605174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560517856"/>
        <c:crosses val="autoZero"/>
        <c:auto val="1"/>
        <c:lblAlgn val="ctr"/>
        <c:lblOffset val="100"/>
        <c:noMultiLvlLbl val="0"/>
      </c:catAx>
      <c:valAx>
        <c:axId val="560517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56051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'13'!$I$26</c:f>
              <c:strCache>
                <c:ptCount val="1"/>
                <c:pt idx="0">
                  <c:v>Female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'13'!$J$25:$K$25</c:f>
              <c:strCache>
                <c:ptCount val="2"/>
                <c:pt idx="0">
                  <c:v>Yes</c:v>
                </c:pt>
                <c:pt idx="1">
                  <c:v>No</c:v>
                </c:pt>
              </c:strCache>
            </c:strRef>
          </c:cat>
          <c:val>
            <c:numRef>
              <c:f>'13'!$J$26:$K$26</c:f>
              <c:numCache>
                <c:formatCode>0%</c:formatCode>
                <c:ptCount val="2"/>
                <c:pt idx="0">
                  <c:v>0.12844036697247707</c:v>
                </c:pt>
                <c:pt idx="1">
                  <c:v>0.87155963302752293</c:v>
                </c:pt>
              </c:numCache>
            </c:numRef>
          </c:val>
          <c:extLst>
            <c:ext xmlns:c16="http://schemas.microsoft.com/office/drawing/2014/chart" uri="{C3380CC4-5D6E-409C-BE32-E72D297353CC}">
              <c16:uniqueId val="{00000000-4F78-4342-89F9-606DF4B3A3D6}"/>
            </c:ext>
          </c:extLst>
        </c:ser>
        <c:ser>
          <c:idx val="1"/>
          <c:order val="1"/>
          <c:tx>
            <c:strRef>
              <c:f>'13'!$I$27</c:f>
              <c:strCache>
                <c:ptCount val="1"/>
                <c:pt idx="0">
                  <c:v>Male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'13'!$J$25:$K$25</c:f>
              <c:strCache>
                <c:ptCount val="2"/>
                <c:pt idx="0">
                  <c:v>Yes</c:v>
                </c:pt>
                <c:pt idx="1">
                  <c:v>No</c:v>
                </c:pt>
              </c:strCache>
            </c:strRef>
          </c:cat>
          <c:val>
            <c:numRef>
              <c:f>'13'!$J$27:$K$27</c:f>
              <c:numCache>
                <c:formatCode>0%</c:formatCode>
                <c:ptCount val="2"/>
                <c:pt idx="0">
                  <c:v>0.16666666666666666</c:v>
                </c:pt>
                <c:pt idx="1">
                  <c:v>0.83333333333333337</c:v>
                </c:pt>
              </c:numCache>
            </c:numRef>
          </c:val>
          <c:extLst>
            <c:ext xmlns:c16="http://schemas.microsoft.com/office/drawing/2014/chart" uri="{C3380CC4-5D6E-409C-BE32-E72D297353CC}">
              <c16:uniqueId val="{00000001-4F78-4342-89F9-606DF4B3A3D6}"/>
            </c:ext>
          </c:extLst>
        </c:ser>
        <c:dLbls>
          <c:showLegendKey val="0"/>
          <c:showVal val="0"/>
          <c:showCatName val="0"/>
          <c:showSerName val="0"/>
          <c:showPercent val="0"/>
          <c:showBubbleSize val="0"/>
        </c:dLbls>
        <c:gapWidth val="150"/>
        <c:overlap val="100"/>
        <c:axId val="442444848"/>
        <c:axId val="442448592"/>
      </c:barChart>
      <c:catAx>
        <c:axId val="4424448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48592"/>
        <c:crosses val="autoZero"/>
        <c:auto val="1"/>
        <c:lblAlgn val="ctr"/>
        <c:lblOffset val="100"/>
        <c:noMultiLvlLbl val="0"/>
      </c:catAx>
      <c:valAx>
        <c:axId val="4424485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crossAx val="442444848"/>
        <c:crosses val="autoZero"/>
        <c:crossBetween val="between"/>
      </c:valAx>
      <c:spPr>
        <a:noFill/>
        <a:ln>
          <a:noFill/>
        </a:ln>
        <a:effectLst/>
      </c:spPr>
    </c:plotArea>
    <c:legend>
      <c:legendPos val="b"/>
      <c:layout>
        <c:manualLayout>
          <c:xMode val="edge"/>
          <c:yMode val="edge"/>
          <c:x val="0.43336132983377074"/>
          <c:y val="0.88483741615631384"/>
          <c:w val="0.2166106736657917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cs-CZ"/>
        </a:p>
      </c:txPr>
    </c:legend>
    <c:plotVisOnly val="1"/>
    <c:dispBlanksAs val="gap"/>
    <c:showDLblsOverMax val="0"/>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cs-CZ"/>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XK38mrfuVpnMeh61fWAuKmCZqA==">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94DFCA-0FE0-413C-8F82-C2F8F354A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13894</Words>
  <Characters>81975</Characters>
  <Application>Microsoft Office Word</Application>
  <DocSecurity>0</DocSecurity>
  <Lines>683</Lines>
  <Paragraphs>191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Alena Pucová</dc:creator>
  <cp:keywords/>
  <dc:description/>
  <cp:lastModifiedBy>janecp00</cp:lastModifiedBy>
  <cp:revision>2</cp:revision>
  <dcterms:created xsi:type="dcterms:W3CDTF">2020-02-13T08:24:00Z</dcterms:created>
  <dcterms:modified xsi:type="dcterms:W3CDTF">2020-02-13T08:24:00Z</dcterms:modified>
</cp:coreProperties>
</file>